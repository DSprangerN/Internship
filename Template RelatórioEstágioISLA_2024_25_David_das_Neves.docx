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CEF59E" w14:textId="79E6697D" w:rsidR="00C25B8E" w:rsidRPr="00715D70" w:rsidRDefault="00B944D4" w:rsidP="00472BF7">
      <w:pPr>
        <w:pStyle w:val="BodyText2"/>
        <w:spacing w:line="360" w:lineRule="auto"/>
        <w:jc w:val="center"/>
        <w:rPr>
          <w:sz w:val="32"/>
          <w:lang w:val="pt-PT"/>
        </w:rPr>
      </w:pPr>
      <w:r>
        <w:rPr>
          <w:noProof/>
          <w:sz w:val="32"/>
          <w:lang w:val="pt-PT"/>
        </w:rPr>
        <w:drawing>
          <wp:inline distT="0" distB="0" distL="0" distR="0" wp14:anchorId="29DD9A26" wp14:editId="1769E32A">
            <wp:extent cx="1924050" cy="11144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ADB3" w14:textId="77777777" w:rsidR="00472BF7" w:rsidRPr="00715D70" w:rsidRDefault="00390222" w:rsidP="00390222">
      <w:pPr>
        <w:spacing w:line="48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ISLA Santarém – Instituto Politécnico</w:t>
      </w:r>
    </w:p>
    <w:p w14:paraId="11619D3F" w14:textId="77777777" w:rsidR="00903F39" w:rsidRDefault="00903F39" w:rsidP="00880D5E">
      <w:pPr>
        <w:pStyle w:val="BodyText2"/>
        <w:jc w:val="center"/>
        <w:rPr>
          <w:b/>
          <w:sz w:val="26"/>
          <w:szCs w:val="26"/>
          <w:lang w:val="pt-PT"/>
        </w:rPr>
      </w:pPr>
      <w:r>
        <w:rPr>
          <w:b/>
          <w:sz w:val="26"/>
          <w:szCs w:val="26"/>
          <w:lang w:val="pt-PT"/>
        </w:rPr>
        <w:t xml:space="preserve">Curso Técnico Superior Profissional de </w:t>
      </w:r>
    </w:p>
    <w:p w14:paraId="68DA3EF8" w14:textId="12C85469" w:rsidR="00880D5E" w:rsidRPr="00715D70" w:rsidRDefault="00EC0938" w:rsidP="00880D5E">
      <w:pPr>
        <w:pStyle w:val="BodyText2"/>
        <w:jc w:val="center"/>
        <w:rPr>
          <w:b/>
          <w:sz w:val="26"/>
          <w:szCs w:val="26"/>
          <w:lang w:val="pt-PT"/>
        </w:rPr>
      </w:pPr>
      <w:r>
        <w:rPr>
          <w:b/>
          <w:sz w:val="26"/>
          <w:szCs w:val="26"/>
          <w:lang w:val="pt-PT"/>
        </w:rPr>
        <w:t>Tecnologias e Programação de Sistemas de Informação</w:t>
      </w:r>
      <w:r w:rsidR="00297AAA" w:rsidRPr="00715D70">
        <w:rPr>
          <w:b/>
          <w:sz w:val="26"/>
          <w:szCs w:val="26"/>
          <w:lang w:val="pt-PT"/>
        </w:rPr>
        <w:t xml:space="preserve"> </w:t>
      </w:r>
    </w:p>
    <w:p w14:paraId="17AE9C11" w14:textId="77777777" w:rsidR="00A43ED5" w:rsidRPr="00715D70" w:rsidRDefault="00A43ED5" w:rsidP="00145E2E">
      <w:pPr>
        <w:pStyle w:val="BodyText2"/>
        <w:jc w:val="center"/>
        <w:rPr>
          <w:lang w:val="pt-PT"/>
        </w:rPr>
      </w:pPr>
    </w:p>
    <w:p w14:paraId="20A60834" w14:textId="723AEC18" w:rsidR="00472BF7" w:rsidRPr="00715D70" w:rsidRDefault="00903F39" w:rsidP="00145E2E">
      <w:pPr>
        <w:pStyle w:val="BodyText2"/>
        <w:jc w:val="center"/>
        <w:rPr>
          <w:sz w:val="26"/>
          <w:szCs w:val="26"/>
          <w:lang w:val="pt-PT"/>
        </w:rPr>
      </w:pPr>
      <w:r>
        <w:rPr>
          <w:sz w:val="26"/>
          <w:szCs w:val="26"/>
          <w:lang w:val="pt-PT"/>
        </w:rPr>
        <w:t>Relatório do Estágio realizado n</w:t>
      </w:r>
      <w:r w:rsidR="00EC0938">
        <w:rPr>
          <w:sz w:val="26"/>
          <w:szCs w:val="26"/>
          <w:lang w:val="pt-PT"/>
        </w:rPr>
        <w:t>a Estrelinha Amarela</w:t>
      </w:r>
      <w:r>
        <w:rPr>
          <w:sz w:val="26"/>
          <w:szCs w:val="26"/>
          <w:lang w:val="pt-PT"/>
        </w:rPr>
        <w:t>:</w:t>
      </w:r>
    </w:p>
    <w:p w14:paraId="1C956612" w14:textId="77777777" w:rsidR="00A43ED5" w:rsidRPr="00715D70" w:rsidRDefault="00A43ED5" w:rsidP="00145E2E">
      <w:pPr>
        <w:spacing w:line="480" w:lineRule="auto"/>
        <w:jc w:val="center"/>
        <w:rPr>
          <w:sz w:val="26"/>
          <w:szCs w:val="26"/>
        </w:rPr>
      </w:pPr>
    </w:p>
    <w:p w14:paraId="2A797657" w14:textId="0EF2D657" w:rsidR="00472BF7" w:rsidRPr="00715D70" w:rsidRDefault="00EC0938" w:rsidP="00145E2E">
      <w:pPr>
        <w:spacing w:line="48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David das Neves</w:t>
      </w:r>
    </w:p>
    <w:p w14:paraId="10BDAB1E" w14:textId="77777777" w:rsidR="00C25B8E" w:rsidRPr="00715D70" w:rsidRDefault="00C25B8E" w:rsidP="00145E2E">
      <w:pPr>
        <w:spacing w:line="480" w:lineRule="auto"/>
        <w:jc w:val="center"/>
      </w:pPr>
    </w:p>
    <w:p w14:paraId="575A6AA0" w14:textId="77777777" w:rsidR="00472BF7" w:rsidRPr="00715D70" w:rsidRDefault="00A43ED5" w:rsidP="00145E2E">
      <w:pPr>
        <w:spacing w:line="480" w:lineRule="auto"/>
        <w:jc w:val="center"/>
        <w:rPr>
          <w:sz w:val="26"/>
          <w:szCs w:val="26"/>
        </w:rPr>
      </w:pPr>
      <w:r w:rsidRPr="00715D70">
        <w:rPr>
          <w:sz w:val="26"/>
          <w:szCs w:val="26"/>
        </w:rPr>
        <w:t>Docente</w:t>
      </w:r>
      <w:r w:rsidR="004A44D5">
        <w:rPr>
          <w:sz w:val="26"/>
          <w:szCs w:val="26"/>
        </w:rPr>
        <w:t xml:space="preserve"> Orientador</w:t>
      </w:r>
      <w:r w:rsidRPr="00715D70">
        <w:rPr>
          <w:sz w:val="26"/>
          <w:szCs w:val="26"/>
        </w:rPr>
        <w:t>:</w:t>
      </w:r>
    </w:p>
    <w:p w14:paraId="42B955F7" w14:textId="04E077DF" w:rsidR="00472BF7" w:rsidRPr="00715D70" w:rsidRDefault="008D0D3C" w:rsidP="00145E2E">
      <w:pPr>
        <w:spacing w:line="48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P</w:t>
      </w:r>
      <w:r w:rsidR="001531A6">
        <w:rPr>
          <w:sz w:val="26"/>
          <w:szCs w:val="26"/>
        </w:rPr>
        <w:t>rofessor Doutor Ricardo Vardasca</w:t>
      </w:r>
    </w:p>
    <w:p w14:paraId="5B23B667" w14:textId="77777777" w:rsidR="004A44D5" w:rsidRDefault="004A44D5" w:rsidP="00145E2E">
      <w:pPr>
        <w:spacing w:line="480" w:lineRule="auto"/>
        <w:jc w:val="center"/>
        <w:rPr>
          <w:sz w:val="26"/>
          <w:szCs w:val="26"/>
        </w:rPr>
      </w:pPr>
    </w:p>
    <w:p w14:paraId="041966D0" w14:textId="77777777" w:rsidR="00B05461" w:rsidRPr="00715D70" w:rsidRDefault="00D91721" w:rsidP="00145E2E">
      <w:pPr>
        <w:spacing w:line="480" w:lineRule="auto"/>
        <w:jc w:val="center"/>
        <w:rPr>
          <w:sz w:val="26"/>
          <w:szCs w:val="26"/>
        </w:rPr>
      </w:pPr>
      <w:r w:rsidRPr="00715D70">
        <w:rPr>
          <w:sz w:val="26"/>
          <w:szCs w:val="26"/>
        </w:rPr>
        <w:t>U</w:t>
      </w:r>
      <w:r w:rsidR="00880D5E" w:rsidRPr="00715D70">
        <w:rPr>
          <w:sz w:val="26"/>
          <w:szCs w:val="26"/>
        </w:rPr>
        <w:t xml:space="preserve">nidade Curricular: </w:t>
      </w:r>
      <w:r w:rsidR="00903F39">
        <w:rPr>
          <w:sz w:val="26"/>
          <w:szCs w:val="26"/>
        </w:rPr>
        <w:t>Estágio</w:t>
      </w:r>
    </w:p>
    <w:p w14:paraId="5D89E16C" w14:textId="77777777" w:rsidR="00297AAA" w:rsidRPr="00715D70" w:rsidRDefault="00297AAA" w:rsidP="00145E2E">
      <w:pPr>
        <w:spacing w:line="480" w:lineRule="auto"/>
        <w:jc w:val="center"/>
        <w:rPr>
          <w:sz w:val="26"/>
          <w:szCs w:val="26"/>
        </w:rPr>
      </w:pPr>
    </w:p>
    <w:p w14:paraId="0D99DE5B" w14:textId="77777777" w:rsidR="00461479" w:rsidRPr="00715D70" w:rsidRDefault="00DE0800" w:rsidP="00145E2E">
      <w:pPr>
        <w:spacing w:line="480" w:lineRule="auto"/>
        <w:jc w:val="center"/>
        <w:rPr>
          <w:sz w:val="26"/>
          <w:szCs w:val="26"/>
        </w:rPr>
      </w:pPr>
      <w:r w:rsidRPr="00715D70">
        <w:rPr>
          <w:sz w:val="26"/>
          <w:szCs w:val="26"/>
        </w:rPr>
        <w:t>Santarém</w:t>
      </w:r>
    </w:p>
    <w:p w14:paraId="62F3EEAC" w14:textId="3E34B47A" w:rsidR="00D91721" w:rsidRPr="00715D70" w:rsidRDefault="00916F2B" w:rsidP="00651F2A">
      <w:pPr>
        <w:spacing w:line="480" w:lineRule="auto"/>
        <w:jc w:val="center"/>
      </w:pPr>
      <w:r w:rsidRPr="00715D70">
        <w:rPr>
          <w:sz w:val="26"/>
          <w:szCs w:val="26"/>
        </w:rPr>
        <w:t>A</w:t>
      </w:r>
      <w:r w:rsidR="00B942DE" w:rsidRPr="00715D70">
        <w:rPr>
          <w:sz w:val="26"/>
          <w:szCs w:val="26"/>
        </w:rPr>
        <w:t>no</w:t>
      </w:r>
      <w:r w:rsidR="00B05461" w:rsidRPr="00715D70">
        <w:rPr>
          <w:sz w:val="26"/>
          <w:szCs w:val="26"/>
        </w:rPr>
        <w:t xml:space="preserve"> letivo </w:t>
      </w:r>
      <w:r w:rsidR="00903F39">
        <w:rPr>
          <w:sz w:val="26"/>
          <w:szCs w:val="26"/>
        </w:rPr>
        <w:t>20</w:t>
      </w:r>
      <w:r w:rsidR="004A44D5">
        <w:rPr>
          <w:sz w:val="26"/>
          <w:szCs w:val="26"/>
        </w:rPr>
        <w:t>2</w:t>
      </w:r>
      <w:r w:rsidR="00EC0938">
        <w:rPr>
          <w:sz w:val="26"/>
          <w:szCs w:val="26"/>
        </w:rPr>
        <w:t>4</w:t>
      </w:r>
      <w:r w:rsidR="008D390B" w:rsidRPr="00715D70">
        <w:rPr>
          <w:sz w:val="26"/>
          <w:szCs w:val="26"/>
        </w:rPr>
        <w:t>-</w:t>
      </w:r>
      <w:r w:rsidR="00903F39">
        <w:rPr>
          <w:sz w:val="26"/>
          <w:szCs w:val="26"/>
        </w:rPr>
        <w:t>20</w:t>
      </w:r>
      <w:r w:rsidR="00906747">
        <w:rPr>
          <w:sz w:val="26"/>
          <w:szCs w:val="26"/>
        </w:rPr>
        <w:t>2</w:t>
      </w:r>
      <w:r w:rsidR="00EC0938">
        <w:rPr>
          <w:sz w:val="26"/>
          <w:szCs w:val="26"/>
        </w:rPr>
        <w:t>5</w:t>
      </w:r>
    </w:p>
    <w:p w14:paraId="43181D5E" w14:textId="77777777" w:rsidR="00D91721" w:rsidRPr="00715D70" w:rsidRDefault="00D91721" w:rsidP="00651F2A">
      <w:pPr>
        <w:spacing w:line="480" w:lineRule="auto"/>
        <w:jc w:val="center"/>
      </w:pPr>
    </w:p>
    <w:p w14:paraId="0F2B73AC" w14:textId="77777777" w:rsidR="00D91721" w:rsidRPr="00715D70" w:rsidRDefault="00D91721" w:rsidP="00651F2A">
      <w:pPr>
        <w:spacing w:line="480" w:lineRule="auto"/>
        <w:jc w:val="center"/>
      </w:pPr>
    </w:p>
    <w:p w14:paraId="11013CC4" w14:textId="77777777" w:rsidR="00D91721" w:rsidRPr="00715D70" w:rsidRDefault="00D91721" w:rsidP="00651F2A">
      <w:pPr>
        <w:spacing w:line="480" w:lineRule="auto"/>
        <w:jc w:val="center"/>
      </w:pPr>
    </w:p>
    <w:p w14:paraId="7784F647" w14:textId="77777777" w:rsidR="00715D70" w:rsidRDefault="00715D70" w:rsidP="00651F2A">
      <w:pPr>
        <w:spacing w:line="480" w:lineRule="auto"/>
        <w:jc w:val="center"/>
      </w:pPr>
    </w:p>
    <w:p w14:paraId="42E90225" w14:textId="77777777" w:rsidR="00715D70" w:rsidRDefault="00715D70" w:rsidP="00651F2A">
      <w:pPr>
        <w:spacing w:line="480" w:lineRule="auto"/>
        <w:jc w:val="center"/>
      </w:pPr>
    </w:p>
    <w:p w14:paraId="00042521" w14:textId="77777777" w:rsidR="00715D70" w:rsidRDefault="00715D70" w:rsidP="00651F2A">
      <w:pPr>
        <w:spacing w:line="480" w:lineRule="auto"/>
        <w:jc w:val="center"/>
      </w:pPr>
    </w:p>
    <w:p w14:paraId="3A1114BE" w14:textId="77777777" w:rsidR="00715D70" w:rsidRDefault="00715D70" w:rsidP="00651F2A">
      <w:pPr>
        <w:spacing w:line="480" w:lineRule="auto"/>
        <w:jc w:val="center"/>
      </w:pPr>
    </w:p>
    <w:p w14:paraId="3C5587E1" w14:textId="77777777" w:rsidR="00715D70" w:rsidRDefault="00715D70" w:rsidP="00651F2A">
      <w:pPr>
        <w:spacing w:line="480" w:lineRule="auto"/>
        <w:jc w:val="center"/>
      </w:pPr>
    </w:p>
    <w:p w14:paraId="205D3756" w14:textId="77777777" w:rsidR="00651F2A" w:rsidRPr="00715D70" w:rsidRDefault="00651F2A" w:rsidP="00145E2E">
      <w:pPr>
        <w:spacing w:line="480" w:lineRule="auto"/>
        <w:jc w:val="center"/>
      </w:pPr>
    </w:p>
    <w:p w14:paraId="3320B323" w14:textId="77777777" w:rsidR="00651F2A" w:rsidRPr="00715D70" w:rsidRDefault="00651F2A" w:rsidP="00145E2E">
      <w:pPr>
        <w:spacing w:line="480" w:lineRule="auto"/>
        <w:jc w:val="center"/>
        <w:sectPr w:rsidR="00651F2A" w:rsidRPr="00715D70" w:rsidSect="004139B2">
          <w:headerReference w:type="default" r:id="rId9"/>
          <w:footerReference w:type="default" r:id="rId10"/>
          <w:footerReference w:type="first" r:id="rId11"/>
          <w:pgSz w:w="11906" w:h="16838" w:code="9"/>
          <w:pgMar w:top="1440" w:right="1440" w:bottom="1440" w:left="1440" w:header="709" w:footer="709" w:gutter="0"/>
          <w:pgNumType w:fmt="lowerRoman"/>
          <w:cols w:space="708"/>
          <w:titlePg/>
          <w:docGrid w:linePitch="360"/>
        </w:sectPr>
      </w:pPr>
    </w:p>
    <w:p w14:paraId="088517D7" w14:textId="77777777" w:rsidR="00C35AA4" w:rsidRPr="00715D70" w:rsidRDefault="00C35AA4" w:rsidP="008D390B">
      <w:pPr>
        <w:spacing w:line="480" w:lineRule="auto"/>
        <w:jc w:val="center"/>
        <w:rPr>
          <w:b/>
          <w:sz w:val="22"/>
          <w:szCs w:val="22"/>
        </w:rPr>
      </w:pPr>
      <w:r w:rsidRPr="00715D70">
        <w:rPr>
          <w:b/>
          <w:sz w:val="22"/>
          <w:szCs w:val="22"/>
        </w:rPr>
        <w:lastRenderedPageBreak/>
        <w:t>Resumo</w:t>
      </w:r>
    </w:p>
    <w:p w14:paraId="215C9583" w14:textId="6B57367E" w:rsidR="00325637" w:rsidRDefault="00325637" w:rsidP="00EB5DA0">
      <w:pPr>
        <w:pStyle w:val="Relresumo"/>
      </w:pPr>
      <w:r>
        <w:t xml:space="preserve">O presente relatório descreve o desenvolvimento de um website para o Jardim de Infância A Estrelinha Amarela, realizado no âmbito do estágio curricular. O objetivo principal do estágio foi criar uma plataforma online que permitisse aos pais e encarregados de educação aceder a informações sobre a instituição, bem como </w:t>
      </w:r>
      <w:r w:rsidR="004E7560">
        <w:t xml:space="preserve">uma área privada para </w:t>
      </w:r>
      <w:r>
        <w:t xml:space="preserve">os colaboradores </w:t>
      </w:r>
      <w:r w:rsidR="004E7560">
        <w:t>e direção</w:t>
      </w:r>
      <w:r>
        <w:t>.</w:t>
      </w:r>
    </w:p>
    <w:p w14:paraId="472D11E2" w14:textId="767151B1" w:rsidR="009933C2" w:rsidRDefault="009E0B00" w:rsidP="00EB5DA0">
      <w:pPr>
        <w:pStyle w:val="Relresumo"/>
      </w:pPr>
      <w:r>
        <w:t>O website inclui informações sobre a missão da escola, atividades, localização, ementas e permite os colaboradores registarem as suas horas de trabalho. A administração tem acesso a uma página onde pode verificar as horas de entrada e saída</w:t>
      </w:r>
      <w:r w:rsidR="00532FFE">
        <w:t xml:space="preserve"> dos colaboradores</w:t>
      </w:r>
      <w:r>
        <w:t>, atribuir compensações, aceitar novos colaboradores e gerir as ementas do website.</w:t>
      </w:r>
    </w:p>
    <w:p w14:paraId="02C42E4B" w14:textId="46953B88" w:rsidR="00325637" w:rsidRDefault="00325637" w:rsidP="00B959AF">
      <w:pPr>
        <w:pStyle w:val="Relresumo"/>
      </w:pPr>
      <w:r>
        <w:t xml:space="preserve">Durante o estágio, foram aplicados conhecimentos em </w:t>
      </w:r>
      <w:r>
        <w:rPr>
          <w:i/>
          <w:iCs/>
        </w:rPr>
        <w:t xml:space="preserve">HTML, CSS, JavaScript </w:t>
      </w:r>
      <w:r>
        <w:t xml:space="preserve">e </w:t>
      </w:r>
      <w:r>
        <w:rPr>
          <w:i/>
          <w:iCs/>
        </w:rPr>
        <w:t>PHP</w:t>
      </w:r>
      <w:r>
        <w:t xml:space="preserve">, bem como técnicas de design responsivo e segurança na web. O </w:t>
      </w:r>
      <w:r w:rsidR="00B959AF">
        <w:t>resultado</w:t>
      </w:r>
      <w:r>
        <w:t xml:space="preserve"> foi um website funcional e intuitivo, que atende às necessidades da instituição e dos seus utilizadores.</w:t>
      </w:r>
    </w:p>
    <w:p w14:paraId="008BC8B8" w14:textId="77777777" w:rsidR="00AE6022" w:rsidRPr="00B959AF" w:rsidRDefault="00AE6022" w:rsidP="00AE6022">
      <w:pPr>
        <w:ind w:firstLine="0"/>
        <w:rPr>
          <w:sz w:val="22"/>
          <w:szCs w:val="22"/>
          <w:highlight w:val="yellow"/>
        </w:rPr>
      </w:pPr>
    </w:p>
    <w:p w14:paraId="0D9FF5AA" w14:textId="627CCF80" w:rsidR="008D390B" w:rsidRPr="00715D70" w:rsidRDefault="00903F39" w:rsidP="00AE6022">
      <w:pPr>
        <w:ind w:firstLine="0"/>
        <w:rPr>
          <w:i/>
          <w:iCs/>
          <w:sz w:val="22"/>
          <w:szCs w:val="22"/>
        </w:rPr>
      </w:pPr>
      <w:r w:rsidRPr="00A9468E">
        <w:rPr>
          <w:i/>
          <w:sz w:val="22"/>
          <w:szCs w:val="22"/>
        </w:rPr>
        <w:t>Pa</w:t>
      </w:r>
      <w:r w:rsidR="008D390B" w:rsidRPr="00A9468E">
        <w:rPr>
          <w:i/>
          <w:sz w:val="22"/>
          <w:szCs w:val="22"/>
        </w:rPr>
        <w:t>lavras chave</w:t>
      </w:r>
      <w:r w:rsidR="00294789" w:rsidRPr="00A9468E">
        <w:rPr>
          <w:i/>
          <w:sz w:val="22"/>
          <w:szCs w:val="22"/>
        </w:rPr>
        <w:t>:</w:t>
      </w:r>
      <w:r w:rsidR="005114A1">
        <w:rPr>
          <w:i/>
          <w:sz w:val="22"/>
          <w:szCs w:val="22"/>
        </w:rPr>
        <w:t xml:space="preserve"> Website, design responsivo, segurança</w:t>
      </w:r>
      <w:r w:rsidR="0060432F">
        <w:rPr>
          <w:i/>
          <w:sz w:val="22"/>
          <w:szCs w:val="22"/>
        </w:rPr>
        <w:t>, funcional e intuitivo</w:t>
      </w:r>
      <w:r w:rsidR="00B76D5D">
        <w:rPr>
          <w:i/>
          <w:sz w:val="22"/>
          <w:szCs w:val="22"/>
        </w:rPr>
        <w:t>.</w:t>
      </w:r>
    </w:p>
    <w:p w14:paraId="4CA044CA" w14:textId="77777777" w:rsidR="008D390B" w:rsidRPr="00715D70" w:rsidRDefault="008D390B" w:rsidP="008D390B">
      <w:pPr>
        <w:rPr>
          <w:rFonts w:ascii="Arial" w:hAnsi="Arial" w:cs="Arial"/>
          <w:sz w:val="20"/>
          <w:lang w:val="es-ES"/>
        </w:rPr>
      </w:pPr>
    </w:p>
    <w:p w14:paraId="3B7BCA0B" w14:textId="77777777" w:rsidR="008D390B" w:rsidRPr="00715D70" w:rsidRDefault="008D390B" w:rsidP="008D390B">
      <w:pPr>
        <w:rPr>
          <w:rFonts w:ascii="Arial" w:hAnsi="Arial" w:cs="Arial"/>
          <w:sz w:val="20"/>
        </w:rPr>
      </w:pPr>
    </w:p>
    <w:p w14:paraId="1702E343" w14:textId="77777777" w:rsidR="00F124E6" w:rsidRPr="00715D70" w:rsidRDefault="00F124E6" w:rsidP="00F124E6">
      <w:pPr>
        <w:spacing w:line="480" w:lineRule="auto"/>
        <w:jc w:val="center"/>
      </w:pPr>
      <w:r w:rsidRPr="00715D70">
        <w:br w:type="page"/>
      </w:r>
    </w:p>
    <w:p w14:paraId="64D53DF4" w14:textId="77777777" w:rsidR="00F124E6" w:rsidRPr="00715D70" w:rsidRDefault="00F124E6" w:rsidP="00F124E6">
      <w:pPr>
        <w:spacing w:line="480" w:lineRule="auto"/>
        <w:jc w:val="center"/>
      </w:pPr>
    </w:p>
    <w:p w14:paraId="63B6B7D1" w14:textId="77777777" w:rsidR="00F124E6" w:rsidRPr="00715D70" w:rsidRDefault="00F124E6" w:rsidP="00F124E6">
      <w:pPr>
        <w:spacing w:line="480" w:lineRule="auto"/>
        <w:jc w:val="center"/>
      </w:pPr>
    </w:p>
    <w:p w14:paraId="463BC46B" w14:textId="77777777" w:rsidR="00F124E6" w:rsidRPr="00715D70" w:rsidRDefault="00F124E6" w:rsidP="008D390B">
      <w:pPr>
        <w:rPr>
          <w:rFonts w:ascii="Arial" w:hAnsi="Arial" w:cs="Arial"/>
          <w:sz w:val="20"/>
        </w:rPr>
      </w:pPr>
    </w:p>
    <w:p w14:paraId="7DEB277E" w14:textId="77777777" w:rsidR="00F124E6" w:rsidRPr="00715D70" w:rsidRDefault="00651F2A">
      <w:r w:rsidRPr="00715D70">
        <w:br w:type="page"/>
      </w:r>
    </w:p>
    <w:p w14:paraId="4156F8D2" w14:textId="77777777" w:rsidR="00F124E6" w:rsidRPr="00715D70" w:rsidRDefault="00F124E6">
      <w:pPr>
        <w:pStyle w:val="TOCHeading"/>
        <w:rPr>
          <w:rFonts w:ascii="Times New Roman" w:hAnsi="Times New Roman"/>
          <w:b/>
          <w:caps/>
          <w:color w:val="000000"/>
          <w:sz w:val="24"/>
          <w:szCs w:val="24"/>
        </w:rPr>
      </w:pPr>
      <w:r w:rsidRPr="00715D70">
        <w:rPr>
          <w:rFonts w:ascii="Times New Roman" w:hAnsi="Times New Roman"/>
          <w:b/>
          <w:caps/>
          <w:color w:val="000000"/>
          <w:sz w:val="24"/>
          <w:szCs w:val="24"/>
        </w:rPr>
        <w:lastRenderedPageBreak/>
        <w:t>Índice</w:t>
      </w:r>
    </w:p>
    <w:p w14:paraId="4094676E" w14:textId="77777777" w:rsidR="00F124E6" w:rsidRPr="00715D70" w:rsidRDefault="00F124E6" w:rsidP="00F124E6"/>
    <w:p w14:paraId="36A62FC4" w14:textId="20D7E461" w:rsidR="00DA0F96" w:rsidRDefault="00F124E6">
      <w:pPr>
        <w:pStyle w:val="TOC1"/>
        <w:rPr>
          <w:ins w:id="0" w:author="David das Neves" w:date="2025-09-04T16:43:00Z" w16du:dateUtc="2025-09-04T15:43:00Z"/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GB" w:eastAsia="en-GB"/>
          <w14:ligatures w14:val="standardContextual"/>
        </w:rPr>
      </w:pPr>
      <w:r w:rsidRPr="00715D70">
        <w:rPr>
          <w:caps w:val="0"/>
        </w:rPr>
        <w:fldChar w:fldCharType="begin"/>
      </w:r>
      <w:r w:rsidRPr="00715D70">
        <w:rPr>
          <w:caps w:val="0"/>
        </w:rPr>
        <w:instrText xml:space="preserve"> TOC \o "1-3" \h \z \u </w:instrText>
      </w:r>
      <w:r w:rsidRPr="00715D70">
        <w:rPr>
          <w:caps w:val="0"/>
        </w:rPr>
        <w:fldChar w:fldCharType="separate"/>
      </w:r>
      <w:ins w:id="1" w:author="David das Neves" w:date="2025-09-04T16:43:00Z" w16du:dateUtc="2025-09-04T15:43:00Z">
        <w:r w:rsidR="00DA0F96" w:rsidRPr="0048450A">
          <w:rPr>
            <w:rStyle w:val="Hyperlink"/>
            <w:noProof/>
          </w:rPr>
          <w:fldChar w:fldCharType="begin"/>
        </w:r>
        <w:r w:rsidR="00DA0F96" w:rsidRPr="0048450A">
          <w:rPr>
            <w:rStyle w:val="Hyperlink"/>
            <w:noProof/>
          </w:rPr>
          <w:instrText xml:space="preserve"> </w:instrText>
        </w:r>
        <w:r w:rsidR="00DA0F96">
          <w:rPr>
            <w:noProof/>
          </w:rPr>
          <w:instrText>HYPERLINK \l "_Toc207896649"</w:instrText>
        </w:r>
        <w:r w:rsidR="00DA0F96" w:rsidRPr="0048450A">
          <w:rPr>
            <w:rStyle w:val="Hyperlink"/>
            <w:noProof/>
          </w:rPr>
          <w:instrText xml:space="preserve"> </w:instrText>
        </w:r>
        <w:r w:rsidR="00DA0F96" w:rsidRPr="0048450A">
          <w:rPr>
            <w:rStyle w:val="Hyperlink"/>
            <w:noProof/>
          </w:rPr>
        </w:r>
        <w:r w:rsidR="00DA0F96" w:rsidRPr="0048450A">
          <w:rPr>
            <w:rStyle w:val="Hyperlink"/>
            <w:noProof/>
          </w:rPr>
          <w:fldChar w:fldCharType="separate"/>
        </w:r>
        <w:r w:rsidR="00DA0F96" w:rsidRPr="0048450A">
          <w:rPr>
            <w:rStyle w:val="Hyperlink"/>
            <w:noProof/>
          </w:rPr>
          <w:t>INTRODUÇÃO</w:t>
        </w:r>
        <w:r w:rsidR="00DA0F96">
          <w:rPr>
            <w:noProof/>
            <w:webHidden/>
          </w:rPr>
          <w:tab/>
        </w:r>
        <w:r w:rsidR="00DA0F96">
          <w:rPr>
            <w:noProof/>
            <w:webHidden/>
          </w:rPr>
          <w:fldChar w:fldCharType="begin"/>
        </w:r>
        <w:r w:rsidR="00DA0F96">
          <w:rPr>
            <w:noProof/>
            <w:webHidden/>
          </w:rPr>
          <w:instrText xml:space="preserve"> PAGEREF _Toc207896649 \h </w:instrText>
        </w:r>
        <w:r w:rsidR="00DA0F96">
          <w:rPr>
            <w:noProof/>
            <w:webHidden/>
          </w:rPr>
        </w:r>
        <w:r w:rsidR="00DA0F96">
          <w:rPr>
            <w:noProof/>
            <w:webHidden/>
          </w:rPr>
          <w:fldChar w:fldCharType="separate"/>
        </w:r>
        <w:r w:rsidR="00DA0F96">
          <w:rPr>
            <w:noProof/>
            <w:webHidden/>
          </w:rPr>
          <w:t>6</w:t>
        </w:r>
        <w:r w:rsidR="00DA0F96">
          <w:rPr>
            <w:noProof/>
            <w:webHidden/>
          </w:rPr>
          <w:fldChar w:fldCharType="end"/>
        </w:r>
        <w:r w:rsidR="00DA0F96" w:rsidRPr="0048450A">
          <w:rPr>
            <w:rStyle w:val="Hyperlink"/>
            <w:noProof/>
          </w:rPr>
          <w:fldChar w:fldCharType="end"/>
        </w:r>
      </w:ins>
    </w:p>
    <w:p w14:paraId="20834A9F" w14:textId="4A32327A" w:rsidR="00DA0F96" w:rsidRDefault="00DA0F96">
      <w:pPr>
        <w:pStyle w:val="TOC2"/>
        <w:tabs>
          <w:tab w:val="right" w:leader="dot" w:pos="9016"/>
        </w:tabs>
        <w:rPr>
          <w:ins w:id="2" w:author="David das Neves" w:date="2025-09-04T16:43:00Z" w16du:dateUtc="2025-09-04T15:43:00Z"/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en-GB" w:eastAsia="en-GB"/>
          <w14:ligatures w14:val="standardContextual"/>
        </w:rPr>
      </w:pPr>
      <w:ins w:id="3" w:author="David das Neves" w:date="2025-09-04T16:43:00Z" w16du:dateUtc="2025-09-04T15:43:00Z">
        <w:r w:rsidRPr="0048450A">
          <w:rPr>
            <w:rStyle w:val="Hyperlink"/>
            <w:noProof/>
          </w:rPr>
          <w:fldChar w:fldCharType="begin"/>
        </w:r>
        <w:r w:rsidRPr="0048450A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"_Toc207896650"</w:instrText>
        </w:r>
        <w:r w:rsidRPr="0048450A">
          <w:rPr>
            <w:rStyle w:val="Hyperlink"/>
            <w:noProof/>
          </w:rPr>
          <w:instrText xml:space="preserve"> </w:instrText>
        </w:r>
        <w:r w:rsidRPr="0048450A">
          <w:rPr>
            <w:rStyle w:val="Hyperlink"/>
            <w:noProof/>
          </w:rPr>
        </w:r>
        <w:r w:rsidRPr="0048450A">
          <w:rPr>
            <w:rStyle w:val="Hyperlink"/>
            <w:noProof/>
          </w:rPr>
          <w:fldChar w:fldCharType="separate"/>
        </w:r>
        <w:r w:rsidRPr="0048450A">
          <w:rPr>
            <w:rStyle w:val="Hyperlink"/>
            <w:noProof/>
          </w:rPr>
          <w:t>Caraterização da empresa/entidade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_Toc207896650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48450A">
          <w:rPr>
            <w:rStyle w:val="Hyperlink"/>
            <w:noProof/>
          </w:rPr>
          <w:fldChar w:fldCharType="end"/>
        </w:r>
      </w:ins>
    </w:p>
    <w:p w14:paraId="67D2761F" w14:textId="32C19291" w:rsidR="00DA0F96" w:rsidRDefault="00DA0F96">
      <w:pPr>
        <w:pStyle w:val="TOC2"/>
        <w:tabs>
          <w:tab w:val="right" w:leader="dot" w:pos="9016"/>
        </w:tabs>
        <w:rPr>
          <w:ins w:id="4" w:author="David das Neves" w:date="2025-09-04T16:43:00Z" w16du:dateUtc="2025-09-04T15:43:00Z"/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en-GB" w:eastAsia="en-GB"/>
          <w14:ligatures w14:val="standardContextual"/>
        </w:rPr>
      </w:pPr>
      <w:ins w:id="5" w:author="David das Neves" w:date="2025-09-04T16:43:00Z" w16du:dateUtc="2025-09-04T15:43:00Z">
        <w:r w:rsidRPr="0048450A">
          <w:rPr>
            <w:rStyle w:val="Hyperlink"/>
            <w:noProof/>
          </w:rPr>
          <w:fldChar w:fldCharType="begin"/>
        </w:r>
        <w:r w:rsidRPr="0048450A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"_Toc207896651"</w:instrText>
        </w:r>
        <w:r w:rsidRPr="0048450A">
          <w:rPr>
            <w:rStyle w:val="Hyperlink"/>
            <w:noProof/>
          </w:rPr>
          <w:instrText xml:space="preserve"> </w:instrText>
        </w:r>
        <w:r w:rsidRPr="0048450A">
          <w:rPr>
            <w:rStyle w:val="Hyperlink"/>
            <w:noProof/>
          </w:rPr>
        </w:r>
        <w:r w:rsidRPr="0048450A">
          <w:rPr>
            <w:rStyle w:val="Hyperlink"/>
            <w:noProof/>
          </w:rPr>
          <w:fldChar w:fldCharType="separate"/>
        </w:r>
        <w:r w:rsidRPr="0048450A">
          <w:rPr>
            <w:rStyle w:val="Hyperlink"/>
            <w:noProof/>
          </w:rPr>
          <w:t>Objetivos do estágio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_Toc207896651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48450A">
          <w:rPr>
            <w:rStyle w:val="Hyperlink"/>
            <w:noProof/>
          </w:rPr>
          <w:fldChar w:fldCharType="end"/>
        </w:r>
      </w:ins>
    </w:p>
    <w:p w14:paraId="100A8497" w14:textId="495CD767" w:rsidR="00DA0F96" w:rsidRDefault="00DA0F96">
      <w:pPr>
        <w:pStyle w:val="TOC2"/>
        <w:tabs>
          <w:tab w:val="right" w:leader="dot" w:pos="9016"/>
        </w:tabs>
        <w:rPr>
          <w:ins w:id="6" w:author="David das Neves" w:date="2025-09-04T16:43:00Z" w16du:dateUtc="2025-09-04T15:43:00Z"/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en-GB" w:eastAsia="en-GB"/>
          <w14:ligatures w14:val="standardContextual"/>
        </w:rPr>
      </w:pPr>
      <w:ins w:id="7" w:author="David das Neves" w:date="2025-09-04T16:43:00Z" w16du:dateUtc="2025-09-04T15:43:00Z">
        <w:r w:rsidRPr="0048450A">
          <w:rPr>
            <w:rStyle w:val="Hyperlink"/>
            <w:noProof/>
          </w:rPr>
          <w:fldChar w:fldCharType="begin"/>
        </w:r>
        <w:r w:rsidRPr="0048450A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"_Toc207896652"</w:instrText>
        </w:r>
        <w:r w:rsidRPr="0048450A">
          <w:rPr>
            <w:rStyle w:val="Hyperlink"/>
            <w:noProof/>
          </w:rPr>
          <w:instrText xml:space="preserve"> </w:instrText>
        </w:r>
        <w:r w:rsidRPr="0048450A">
          <w:rPr>
            <w:rStyle w:val="Hyperlink"/>
            <w:noProof/>
          </w:rPr>
        </w:r>
        <w:r w:rsidRPr="0048450A">
          <w:rPr>
            <w:rStyle w:val="Hyperlink"/>
            <w:noProof/>
          </w:rPr>
          <w:fldChar w:fldCharType="separate"/>
        </w:r>
        <w:r w:rsidRPr="0048450A">
          <w:rPr>
            <w:rStyle w:val="Hyperlink"/>
            <w:noProof/>
            <w:lang w:eastAsia="en-GB"/>
          </w:rPr>
          <w:t>Estrutura do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_Toc207896652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48450A">
          <w:rPr>
            <w:rStyle w:val="Hyperlink"/>
            <w:noProof/>
          </w:rPr>
          <w:fldChar w:fldCharType="end"/>
        </w:r>
      </w:ins>
    </w:p>
    <w:p w14:paraId="7E8D5BF5" w14:textId="371A8F65" w:rsidR="00DA0F96" w:rsidRDefault="00DA0F96">
      <w:pPr>
        <w:pStyle w:val="TOC1"/>
        <w:rPr>
          <w:ins w:id="8" w:author="David das Neves" w:date="2025-09-04T16:43:00Z" w16du:dateUtc="2025-09-04T15:43:00Z"/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GB" w:eastAsia="en-GB"/>
          <w14:ligatures w14:val="standardContextual"/>
        </w:rPr>
      </w:pPr>
      <w:ins w:id="9" w:author="David das Neves" w:date="2025-09-04T16:43:00Z" w16du:dateUtc="2025-09-04T15:43:00Z">
        <w:r w:rsidRPr="0048450A">
          <w:rPr>
            <w:rStyle w:val="Hyperlink"/>
            <w:noProof/>
          </w:rPr>
          <w:fldChar w:fldCharType="begin"/>
        </w:r>
        <w:r w:rsidRPr="0048450A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"_Toc207896653"</w:instrText>
        </w:r>
        <w:r w:rsidRPr="0048450A">
          <w:rPr>
            <w:rStyle w:val="Hyperlink"/>
            <w:noProof/>
          </w:rPr>
          <w:instrText xml:space="preserve"> </w:instrText>
        </w:r>
        <w:r w:rsidRPr="0048450A">
          <w:rPr>
            <w:rStyle w:val="Hyperlink"/>
            <w:noProof/>
          </w:rPr>
        </w:r>
        <w:r w:rsidRPr="0048450A">
          <w:rPr>
            <w:rStyle w:val="Hyperlink"/>
            <w:noProof/>
          </w:rPr>
          <w:fldChar w:fldCharType="separate"/>
        </w:r>
        <w:r w:rsidRPr="0048450A">
          <w:rPr>
            <w:rStyle w:val="Hyperlink"/>
            <w:noProof/>
          </w:rPr>
          <w:t>REVISÃO DOS CONHECIMENTOS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_Toc207896653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48450A">
          <w:rPr>
            <w:rStyle w:val="Hyperlink"/>
            <w:noProof/>
          </w:rPr>
          <w:fldChar w:fldCharType="end"/>
        </w:r>
      </w:ins>
    </w:p>
    <w:p w14:paraId="100DD4AC" w14:textId="2D2C5A0D" w:rsidR="00DA0F96" w:rsidRDefault="00DA0F96">
      <w:pPr>
        <w:pStyle w:val="TOC1"/>
        <w:rPr>
          <w:ins w:id="10" w:author="David das Neves" w:date="2025-09-04T16:43:00Z" w16du:dateUtc="2025-09-04T15:43:00Z"/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GB" w:eastAsia="en-GB"/>
          <w14:ligatures w14:val="standardContextual"/>
        </w:rPr>
      </w:pPr>
      <w:ins w:id="11" w:author="David das Neves" w:date="2025-09-04T16:43:00Z" w16du:dateUtc="2025-09-04T15:43:00Z">
        <w:r w:rsidRPr="0048450A">
          <w:rPr>
            <w:rStyle w:val="Hyperlink"/>
            <w:noProof/>
          </w:rPr>
          <w:fldChar w:fldCharType="begin"/>
        </w:r>
        <w:r w:rsidRPr="0048450A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"_Toc207896654"</w:instrText>
        </w:r>
        <w:r w:rsidRPr="0048450A">
          <w:rPr>
            <w:rStyle w:val="Hyperlink"/>
            <w:noProof/>
          </w:rPr>
          <w:instrText xml:space="preserve"> </w:instrText>
        </w:r>
        <w:r w:rsidRPr="0048450A">
          <w:rPr>
            <w:rStyle w:val="Hyperlink"/>
            <w:noProof/>
          </w:rPr>
        </w:r>
        <w:r w:rsidRPr="0048450A">
          <w:rPr>
            <w:rStyle w:val="Hyperlink"/>
            <w:noProof/>
          </w:rPr>
          <w:fldChar w:fldCharType="separate"/>
        </w:r>
        <w:r w:rsidRPr="0048450A">
          <w:rPr>
            <w:rStyle w:val="Hyperlink"/>
            <w:noProof/>
          </w:rPr>
          <w:t>DESCRIÇÃO DAS TAREFAS REALIZADAS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_Toc207896654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48450A">
          <w:rPr>
            <w:rStyle w:val="Hyperlink"/>
            <w:noProof/>
          </w:rPr>
          <w:fldChar w:fldCharType="end"/>
        </w:r>
      </w:ins>
    </w:p>
    <w:p w14:paraId="7DA477F6" w14:textId="7E0C4C1C" w:rsidR="00DA0F96" w:rsidRDefault="00DA0F96">
      <w:pPr>
        <w:pStyle w:val="TOC1"/>
        <w:rPr>
          <w:ins w:id="12" w:author="David das Neves" w:date="2025-09-04T16:43:00Z" w16du:dateUtc="2025-09-04T15:43:00Z"/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GB" w:eastAsia="en-GB"/>
          <w14:ligatures w14:val="standardContextual"/>
        </w:rPr>
      </w:pPr>
      <w:ins w:id="13" w:author="David das Neves" w:date="2025-09-04T16:43:00Z" w16du:dateUtc="2025-09-04T15:43:00Z">
        <w:r w:rsidRPr="0048450A">
          <w:rPr>
            <w:rStyle w:val="Hyperlink"/>
            <w:noProof/>
          </w:rPr>
          <w:fldChar w:fldCharType="begin"/>
        </w:r>
        <w:r w:rsidRPr="0048450A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"_Toc207896655"</w:instrText>
        </w:r>
        <w:r w:rsidRPr="0048450A">
          <w:rPr>
            <w:rStyle w:val="Hyperlink"/>
            <w:noProof/>
          </w:rPr>
          <w:instrText xml:space="preserve"> </w:instrText>
        </w:r>
        <w:r w:rsidRPr="0048450A">
          <w:rPr>
            <w:rStyle w:val="Hyperlink"/>
            <w:noProof/>
          </w:rPr>
        </w:r>
        <w:r w:rsidRPr="0048450A">
          <w:rPr>
            <w:rStyle w:val="Hyperlink"/>
            <w:noProof/>
          </w:rPr>
          <w:fldChar w:fldCharType="separate"/>
        </w:r>
        <w:r w:rsidRPr="0048450A">
          <w:rPr>
            <w:rStyle w:val="Hyperlink"/>
            <w:noProof/>
          </w:rPr>
          <w:t>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_Toc207896655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48450A">
          <w:rPr>
            <w:rStyle w:val="Hyperlink"/>
            <w:noProof/>
          </w:rPr>
          <w:fldChar w:fldCharType="end"/>
        </w:r>
      </w:ins>
    </w:p>
    <w:p w14:paraId="299B2263" w14:textId="3E16E436" w:rsidR="00DA0F96" w:rsidRDefault="00DA0F96">
      <w:pPr>
        <w:pStyle w:val="TOC1"/>
        <w:rPr>
          <w:ins w:id="14" w:author="David das Neves" w:date="2025-09-04T16:43:00Z" w16du:dateUtc="2025-09-04T15:43:00Z"/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GB" w:eastAsia="en-GB"/>
          <w14:ligatures w14:val="standardContextual"/>
        </w:rPr>
      </w:pPr>
      <w:ins w:id="15" w:author="David das Neves" w:date="2025-09-04T16:43:00Z" w16du:dateUtc="2025-09-04T15:43:00Z">
        <w:r w:rsidRPr="0048450A">
          <w:rPr>
            <w:rStyle w:val="Hyperlink"/>
            <w:noProof/>
          </w:rPr>
          <w:fldChar w:fldCharType="begin"/>
        </w:r>
        <w:r w:rsidRPr="0048450A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"_Toc207896656"</w:instrText>
        </w:r>
        <w:r w:rsidRPr="0048450A">
          <w:rPr>
            <w:rStyle w:val="Hyperlink"/>
            <w:noProof/>
          </w:rPr>
          <w:instrText xml:space="preserve"> </w:instrText>
        </w:r>
        <w:r w:rsidRPr="0048450A">
          <w:rPr>
            <w:rStyle w:val="Hyperlink"/>
            <w:noProof/>
          </w:rPr>
        </w:r>
        <w:r w:rsidRPr="0048450A">
          <w:rPr>
            <w:rStyle w:val="Hyperlink"/>
            <w:noProof/>
          </w:rPr>
          <w:fldChar w:fldCharType="separate"/>
        </w:r>
        <w:r w:rsidRPr="0048450A">
          <w:rPr>
            <w:rStyle w:val="Hyperlink"/>
            <w:noProof/>
            <w:lang w:val="es-ES"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_Toc207896656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48450A">
          <w:rPr>
            <w:rStyle w:val="Hyperlink"/>
            <w:noProof/>
          </w:rPr>
          <w:fldChar w:fldCharType="end"/>
        </w:r>
      </w:ins>
    </w:p>
    <w:p w14:paraId="1850CA52" w14:textId="3F82F9EB" w:rsidR="00607CDC" w:rsidDel="00DA0F96" w:rsidRDefault="00607CDC">
      <w:pPr>
        <w:pStyle w:val="TOC1"/>
        <w:rPr>
          <w:del w:id="16" w:author="David das Neves" w:date="2025-09-04T16:43:00Z" w16du:dateUtc="2025-09-04T15:43:00Z"/>
          <w:rFonts w:ascii="Aptos" w:hAnsi="Aptos"/>
          <w:b w:val="0"/>
          <w:bCs w:val="0"/>
          <w:caps w:val="0"/>
          <w:noProof/>
          <w:kern w:val="2"/>
          <w:sz w:val="24"/>
          <w:szCs w:val="24"/>
          <w:lang w:val="en-GB" w:eastAsia="en-GB"/>
        </w:rPr>
      </w:pPr>
      <w:del w:id="17" w:author="David das Neves" w:date="2025-09-04T16:43:00Z" w16du:dateUtc="2025-09-04T15:43:00Z">
        <w:r w:rsidRPr="00DA0F96" w:rsidDel="00DA0F96">
          <w:rPr>
            <w:noProof/>
            <w:rPrChange w:id="18" w:author="David das Neves" w:date="2025-09-04T16:43:00Z" w16du:dateUtc="2025-09-04T15:43:00Z">
              <w:rPr>
                <w:rStyle w:val="Hyperlink"/>
                <w:noProof/>
              </w:rPr>
            </w:rPrChange>
          </w:rPr>
          <w:delText>INTRODUÇÃO</w:delText>
        </w:r>
        <w:r w:rsidDel="00DA0F96">
          <w:rPr>
            <w:noProof/>
            <w:webHidden/>
          </w:rPr>
          <w:tab/>
          <w:delText>6</w:delText>
        </w:r>
      </w:del>
    </w:p>
    <w:p w14:paraId="6E6E59B8" w14:textId="5B77D5B3" w:rsidR="00607CDC" w:rsidDel="00DA0F96" w:rsidRDefault="00607CDC">
      <w:pPr>
        <w:pStyle w:val="TOC2"/>
        <w:tabs>
          <w:tab w:val="right" w:leader="dot" w:pos="9016"/>
        </w:tabs>
        <w:rPr>
          <w:del w:id="19" w:author="David das Neves" w:date="2025-09-04T16:43:00Z" w16du:dateUtc="2025-09-04T15:43:00Z"/>
          <w:rFonts w:ascii="Aptos" w:hAnsi="Aptos"/>
          <w:smallCaps w:val="0"/>
          <w:noProof/>
          <w:kern w:val="2"/>
          <w:sz w:val="24"/>
          <w:szCs w:val="24"/>
          <w:lang w:val="en-GB" w:eastAsia="en-GB"/>
        </w:rPr>
      </w:pPr>
      <w:del w:id="20" w:author="David das Neves" w:date="2025-09-04T16:43:00Z" w16du:dateUtc="2025-09-04T15:43:00Z">
        <w:r w:rsidRPr="00DA0F96" w:rsidDel="00DA0F96">
          <w:rPr>
            <w:noProof/>
            <w:rPrChange w:id="21" w:author="David das Neves" w:date="2025-09-04T16:43:00Z" w16du:dateUtc="2025-09-04T15:43:00Z">
              <w:rPr>
                <w:rStyle w:val="Hyperlink"/>
                <w:noProof/>
              </w:rPr>
            </w:rPrChange>
          </w:rPr>
          <w:delText>Caraterização da empresa/entidade</w:delText>
        </w:r>
        <w:r w:rsidDel="00DA0F96">
          <w:rPr>
            <w:noProof/>
            <w:webHidden/>
          </w:rPr>
          <w:tab/>
          <w:delText>6</w:delText>
        </w:r>
      </w:del>
    </w:p>
    <w:p w14:paraId="1A74CEF3" w14:textId="71CAA066" w:rsidR="00607CDC" w:rsidDel="00DA0F96" w:rsidRDefault="00607CDC">
      <w:pPr>
        <w:pStyle w:val="TOC2"/>
        <w:tabs>
          <w:tab w:val="right" w:leader="dot" w:pos="9016"/>
        </w:tabs>
        <w:rPr>
          <w:del w:id="22" w:author="David das Neves" w:date="2025-09-04T16:43:00Z" w16du:dateUtc="2025-09-04T15:43:00Z"/>
          <w:rFonts w:ascii="Aptos" w:hAnsi="Aptos"/>
          <w:smallCaps w:val="0"/>
          <w:noProof/>
          <w:kern w:val="2"/>
          <w:sz w:val="24"/>
          <w:szCs w:val="24"/>
          <w:lang w:val="en-GB" w:eastAsia="en-GB"/>
        </w:rPr>
      </w:pPr>
      <w:del w:id="23" w:author="David das Neves" w:date="2025-09-04T16:43:00Z" w16du:dateUtc="2025-09-04T15:43:00Z">
        <w:r w:rsidRPr="00DA0F96" w:rsidDel="00DA0F96">
          <w:rPr>
            <w:noProof/>
            <w:rPrChange w:id="24" w:author="David das Neves" w:date="2025-09-04T16:43:00Z" w16du:dateUtc="2025-09-04T15:43:00Z">
              <w:rPr>
                <w:rStyle w:val="Hyperlink"/>
                <w:noProof/>
              </w:rPr>
            </w:rPrChange>
          </w:rPr>
          <w:delText>Objetivos do estágio</w:delText>
        </w:r>
        <w:r w:rsidDel="00DA0F96">
          <w:rPr>
            <w:noProof/>
            <w:webHidden/>
          </w:rPr>
          <w:tab/>
          <w:delText>6</w:delText>
        </w:r>
      </w:del>
    </w:p>
    <w:p w14:paraId="0E33F15C" w14:textId="1E04CCD2" w:rsidR="00607CDC" w:rsidDel="00DA0F96" w:rsidRDefault="00607CDC">
      <w:pPr>
        <w:pStyle w:val="TOC2"/>
        <w:tabs>
          <w:tab w:val="right" w:leader="dot" w:pos="9016"/>
        </w:tabs>
        <w:rPr>
          <w:del w:id="25" w:author="David das Neves" w:date="2025-09-04T16:43:00Z" w16du:dateUtc="2025-09-04T15:43:00Z"/>
          <w:rFonts w:ascii="Aptos" w:hAnsi="Aptos"/>
          <w:smallCaps w:val="0"/>
          <w:noProof/>
          <w:kern w:val="2"/>
          <w:sz w:val="24"/>
          <w:szCs w:val="24"/>
          <w:lang w:val="en-GB" w:eastAsia="en-GB"/>
        </w:rPr>
      </w:pPr>
      <w:del w:id="26" w:author="David das Neves" w:date="2025-09-04T16:43:00Z" w16du:dateUtc="2025-09-04T15:43:00Z">
        <w:r w:rsidRPr="00DA0F96" w:rsidDel="00DA0F96">
          <w:rPr>
            <w:noProof/>
            <w:lang w:eastAsia="en-GB"/>
            <w:rPrChange w:id="27" w:author="David das Neves" w:date="2025-09-04T16:43:00Z" w16du:dateUtc="2025-09-04T15:43:00Z">
              <w:rPr>
                <w:rStyle w:val="Hyperlink"/>
                <w:noProof/>
                <w:lang w:eastAsia="en-GB"/>
              </w:rPr>
            </w:rPrChange>
          </w:rPr>
          <w:delText>Estrutura do relatório</w:delText>
        </w:r>
        <w:r w:rsidDel="00DA0F96">
          <w:rPr>
            <w:noProof/>
            <w:webHidden/>
          </w:rPr>
          <w:tab/>
          <w:delText>6</w:delText>
        </w:r>
      </w:del>
    </w:p>
    <w:p w14:paraId="79BF08EC" w14:textId="3E61C256" w:rsidR="00607CDC" w:rsidDel="00DA0F96" w:rsidRDefault="00607CDC">
      <w:pPr>
        <w:pStyle w:val="TOC1"/>
        <w:rPr>
          <w:del w:id="28" w:author="David das Neves" w:date="2025-09-04T16:43:00Z" w16du:dateUtc="2025-09-04T15:43:00Z"/>
          <w:rFonts w:ascii="Aptos" w:hAnsi="Aptos"/>
          <w:b w:val="0"/>
          <w:bCs w:val="0"/>
          <w:caps w:val="0"/>
          <w:noProof/>
          <w:kern w:val="2"/>
          <w:sz w:val="24"/>
          <w:szCs w:val="24"/>
          <w:lang w:val="en-GB" w:eastAsia="en-GB"/>
        </w:rPr>
      </w:pPr>
      <w:del w:id="29" w:author="David das Neves" w:date="2025-09-04T16:43:00Z" w16du:dateUtc="2025-09-04T15:43:00Z">
        <w:r w:rsidRPr="00DA0F96" w:rsidDel="00DA0F96">
          <w:rPr>
            <w:noProof/>
            <w:rPrChange w:id="30" w:author="David das Neves" w:date="2025-09-04T16:43:00Z" w16du:dateUtc="2025-09-04T15:43:00Z">
              <w:rPr>
                <w:rStyle w:val="Hyperlink"/>
                <w:noProof/>
              </w:rPr>
            </w:rPrChange>
          </w:rPr>
          <w:delText>REVISÃO DOS CONHECIMENTOS</w:delText>
        </w:r>
        <w:r w:rsidDel="00DA0F96">
          <w:rPr>
            <w:noProof/>
            <w:webHidden/>
          </w:rPr>
          <w:tab/>
          <w:delText>7</w:delText>
        </w:r>
      </w:del>
    </w:p>
    <w:p w14:paraId="3C58EA54" w14:textId="44DF0C06" w:rsidR="00607CDC" w:rsidDel="00DA0F96" w:rsidRDefault="00607CDC">
      <w:pPr>
        <w:pStyle w:val="TOC1"/>
        <w:rPr>
          <w:del w:id="31" w:author="David das Neves" w:date="2025-09-04T16:43:00Z" w16du:dateUtc="2025-09-04T15:43:00Z"/>
          <w:rFonts w:ascii="Aptos" w:hAnsi="Aptos"/>
          <w:b w:val="0"/>
          <w:bCs w:val="0"/>
          <w:caps w:val="0"/>
          <w:noProof/>
          <w:kern w:val="2"/>
          <w:sz w:val="24"/>
          <w:szCs w:val="24"/>
          <w:lang w:val="en-GB" w:eastAsia="en-GB"/>
        </w:rPr>
      </w:pPr>
      <w:del w:id="32" w:author="David das Neves" w:date="2025-09-04T16:43:00Z" w16du:dateUtc="2025-09-04T15:43:00Z">
        <w:r w:rsidRPr="00DA0F96" w:rsidDel="00DA0F96">
          <w:rPr>
            <w:noProof/>
            <w:rPrChange w:id="33" w:author="David das Neves" w:date="2025-09-04T16:43:00Z" w16du:dateUtc="2025-09-04T15:43:00Z">
              <w:rPr>
                <w:rStyle w:val="Hyperlink"/>
                <w:noProof/>
              </w:rPr>
            </w:rPrChange>
          </w:rPr>
          <w:delText>DESCRIÇÃO DAS TAREFAS REALIZADAS</w:delText>
        </w:r>
        <w:r w:rsidDel="00DA0F96">
          <w:rPr>
            <w:noProof/>
            <w:webHidden/>
          </w:rPr>
          <w:tab/>
          <w:delText>8</w:delText>
        </w:r>
      </w:del>
    </w:p>
    <w:p w14:paraId="3A226791" w14:textId="5CE4A766" w:rsidR="00607CDC" w:rsidDel="00DA0F96" w:rsidRDefault="00607CDC">
      <w:pPr>
        <w:pStyle w:val="TOC1"/>
        <w:rPr>
          <w:del w:id="34" w:author="David das Neves" w:date="2025-09-04T16:43:00Z" w16du:dateUtc="2025-09-04T15:43:00Z"/>
          <w:rFonts w:ascii="Aptos" w:hAnsi="Aptos"/>
          <w:b w:val="0"/>
          <w:bCs w:val="0"/>
          <w:caps w:val="0"/>
          <w:noProof/>
          <w:kern w:val="2"/>
          <w:sz w:val="24"/>
          <w:szCs w:val="24"/>
          <w:lang w:val="en-GB" w:eastAsia="en-GB"/>
        </w:rPr>
      </w:pPr>
      <w:del w:id="35" w:author="David das Neves" w:date="2025-09-04T16:43:00Z" w16du:dateUtc="2025-09-04T15:43:00Z">
        <w:r w:rsidRPr="00DA0F96" w:rsidDel="00DA0F96">
          <w:rPr>
            <w:noProof/>
            <w:rPrChange w:id="36" w:author="David das Neves" w:date="2025-09-04T16:43:00Z" w16du:dateUtc="2025-09-04T15:43:00Z">
              <w:rPr>
                <w:rStyle w:val="Hyperlink"/>
                <w:noProof/>
              </w:rPr>
            </w:rPrChange>
          </w:rPr>
          <w:delText>CONCLUSÕES</w:delText>
        </w:r>
        <w:r w:rsidDel="00DA0F96">
          <w:rPr>
            <w:noProof/>
            <w:webHidden/>
          </w:rPr>
          <w:tab/>
          <w:delText>9</w:delText>
        </w:r>
      </w:del>
    </w:p>
    <w:p w14:paraId="54EBF15A" w14:textId="379BDFE9" w:rsidR="00607CDC" w:rsidDel="00DA0F96" w:rsidRDefault="00607CDC">
      <w:pPr>
        <w:pStyle w:val="TOC1"/>
        <w:rPr>
          <w:del w:id="37" w:author="David das Neves" w:date="2025-09-04T16:43:00Z" w16du:dateUtc="2025-09-04T15:43:00Z"/>
          <w:rStyle w:val="Hyperlink"/>
          <w:noProof/>
        </w:rPr>
      </w:pPr>
      <w:del w:id="38" w:author="David das Neves" w:date="2025-09-04T16:43:00Z" w16du:dateUtc="2025-09-04T15:43:00Z">
        <w:r w:rsidRPr="00DA0F96" w:rsidDel="00DA0F96">
          <w:rPr>
            <w:noProof/>
            <w:lang w:val="es-ES"/>
            <w:rPrChange w:id="39" w:author="David das Neves" w:date="2025-09-04T16:43:00Z" w16du:dateUtc="2025-09-04T15:43:00Z">
              <w:rPr>
                <w:rStyle w:val="Hyperlink"/>
                <w:noProof/>
                <w:lang w:val="es-ES"/>
              </w:rPr>
            </w:rPrChange>
          </w:rPr>
          <w:delText>BIBLIOGRAFIA</w:delText>
        </w:r>
        <w:r w:rsidDel="00DA0F96">
          <w:rPr>
            <w:noProof/>
            <w:webHidden/>
          </w:rPr>
          <w:tab/>
          <w:delText>10</w:delText>
        </w:r>
      </w:del>
    </w:p>
    <w:p w14:paraId="7A96F510" w14:textId="77777777" w:rsidR="00607CDC" w:rsidDel="00DA0F96" w:rsidRDefault="00607CDC" w:rsidP="00607CDC">
      <w:pPr>
        <w:rPr>
          <w:del w:id="40" w:author="David das Neves" w:date="2025-09-04T16:43:00Z" w16du:dateUtc="2025-09-04T15:43:00Z"/>
          <w:noProof/>
        </w:rPr>
      </w:pPr>
    </w:p>
    <w:p w14:paraId="0C44722F" w14:textId="77777777" w:rsidR="00607CDC" w:rsidDel="00DA0F96" w:rsidRDefault="00607CDC" w:rsidP="00607CDC">
      <w:pPr>
        <w:rPr>
          <w:del w:id="41" w:author="David das Neves" w:date="2025-09-04T16:43:00Z" w16du:dateUtc="2025-09-04T15:43:00Z"/>
          <w:noProof/>
        </w:rPr>
      </w:pPr>
    </w:p>
    <w:p w14:paraId="38DD22DB" w14:textId="77777777" w:rsidR="00607CDC" w:rsidDel="00DA0F96" w:rsidRDefault="00607CDC" w:rsidP="00607CDC">
      <w:pPr>
        <w:rPr>
          <w:del w:id="42" w:author="David das Neves" w:date="2025-09-04T16:43:00Z" w16du:dateUtc="2025-09-04T15:43:00Z"/>
          <w:noProof/>
        </w:rPr>
      </w:pPr>
    </w:p>
    <w:p w14:paraId="168F04BA" w14:textId="7C008A80" w:rsidR="00607CDC" w:rsidDel="00DA0F96" w:rsidRDefault="00607CDC">
      <w:pPr>
        <w:pStyle w:val="TOC1"/>
        <w:rPr>
          <w:del w:id="43" w:author="David das Neves" w:date="2025-09-04T16:43:00Z" w16du:dateUtc="2025-09-04T15:43:00Z"/>
          <w:rFonts w:ascii="Aptos" w:hAnsi="Aptos"/>
          <w:b w:val="0"/>
          <w:bCs w:val="0"/>
          <w:caps w:val="0"/>
          <w:noProof/>
          <w:kern w:val="2"/>
          <w:sz w:val="24"/>
          <w:szCs w:val="24"/>
          <w:lang w:val="en-GB" w:eastAsia="en-GB"/>
        </w:rPr>
      </w:pPr>
      <w:del w:id="44" w:author="David das Neves" w:date="2025-09-04T16:43:00Z" w16du:dateUtc="2025-09-04T15:43:00Z">
        <w:r w:rsidRPr="00DA0F96" w:rsidDel="00DA0F96">
          <w:rPr>
            <w:noProof/>
            <w:rPrChange w:id="45" w:author="David das Neves" w:date="2025-09-04T16:43:00Z" w16du:dateUtc="2025-09-04T15:43:00Z">
              <w:rPr>
                <w:rStyle w:val="Hyperlink"/>
                <w:noProof/>
              </w:rPr>
            </w:rPrChange>
          </w:rPr>
          <w:delText>ANEXO – NORMAS APA 7ª EDIÇÃO</w:delText>
        </w:r>
        <w:r w:rsidDel="00DA0F96">
          <w:rPr>
            <w:noProof/>
            <w:webHidden/>
          </w:rPr>
          <w:tab/>
          <w:delText>11</w:delText>
        </w:r>
      </w:del>
    </w:p>
    <w:p w14:paraId="07B50CE5" w14:textId="340EBD6A" w:rsidR="00607CDC" w:rsidDel="00DA0F96" w:rsidRDefault="00607CDC">
      <w:pPr>
        <w:pStyle w:val="TOC2"/>
        <w:tabs>
          <w:tab w:val="right" w:leader="dot" w:pos="9016"/>
        </w:tabs>
        <w:rPr>
          <w:del w:id="46" w:author="David das Neves" w:date="2025-09-04T16:43:00Z" w16du:dateUtc="2025-09-04T15:43:00Z"/>
          <w:rFonts w:ascii="Aptos" w:hAnsi="Aptos"/>
          <w:smallCaps w:val="0"/>
          <w:noProof/>
          <w:kern w:val="2"/>
          <w:sz w:val="24"/>
          <w:szCs w:val="24"/>
          <w:lang w:val="en-GB" w:eastAsia="en-GB"/>
        </w:rPr>
      </w:pPr>
      <w:del w:id="47" w:author="David das Neves" w:date="2025-09-04T16:43:00Z" w16du:dateUtc="2025-09-04T15:43:00Z">
        <w:r w:rsidRPr="00DA0F96" w:rsidDel="00DA0F96">
          <w:rPr>
            <w:noProof/>
            <w:rPrChange w:id="48" w:author="David das Neves" w:date="2025-09-04T16:43:00Z" w16du:dateUtc="2025-09-04T15:43:00Z">
              <w:rPr>
                <w:rStyle w:val="Hyperlink"/>
                <w:noProof/>
              </w:rPr>
            </w:rPrChange>
          </w:rPr>
          <w:delText>A.1 Figuras</w:delText>
        </w:r>
        <w:r w:rsidDel="00DA0F96">
          <w:rPr>
            <w:noProof/>
            <w:webHidden/>
          </w:rPr>
          <w:tab/>
          <w:delText>11</w:delText>
        </w:r>
      </w:del>
    </w:p>
    <w:p w14:paraId="47BC5EF2" w14:textId="16D494CF" w:rsidR="00607CDC" w:rsidDel="00DA0F96" w:rsidRDefault="00607CDC">
      <w:pPr>
        <w:pStyle w:val="TOC2"/>
        <w:tabs>
          <w:tab w:val="right" w:leader="dot" w:pos="9016"/>
        </w:tabs>
        <w:rPr>
          <w:del w:id="49" w:author="David das Neves" w:date="2025-09-04T16:43:00Z" w16du:dateUtc="2025-09-04T15:43:00Z"/>
          <w:rFonts w:ascii="Aptos" w:hAnsi="Aptos"/>
          <w:smallCaps w:val="0"/>
          <w:noProof/>
          <w:kern w:val="2"/>
          <w:sz w:val="24"/>
          <w:szCs w:val="24"/>
          <w:lang w:val="en-GB" w:eastAsia="en-GB"/>
        </w:rPr>
      </w:pPr>
      <w:del w:id="50" w:author="David das Neves" w:date="2025-09-04T16:43:00Z" w16du:dateUtc="2025-09-04T15:43:00Z">
        <w:r w:rsidRPr="00DA0F96" w:rsidDel="00DA0F96">
          <w:rPr>
            <w:noProof/>
            <w:rPrChange w:id="51" w:author="David das Neves" w:date="2025-09-04T16:43:00Z" w16du:dateUtc="2025-09-04T15:43:00Z">
              <w:rPr>
                <w:rStyle w:val="Hyperlink"/>
                <w:noProof/>
              </w:rPr>
            </w:rPrChange>
          </w:rPr>
          <w:delText>A.2 Tabelas</w:delText>
        </w:r>
        <w:r w:rsidDel="00DA0F96">
          <w:rPr>
            <w:noProof/>
            <w:webHidden/>
          </w:rPr>
          <w:tab/>
          <w:delText>12</w:delText>
        </w:r>
      </w:del>
    </w:p>
    <w:p w14:paraId="209334C5" w14:textId="20AD0248" w:rsidR="00607CDC" w:rsidDel="00DA0F96" w:rsidRDefault="00607CDC">
      <w:pPr>
        <w:pStyle w:val="TOC2"/>
        <w:tabs>
          <w:tab w:val="right" w:leader="dot" w:pos="9016"/>
        </w:tabs>
        <w:rPr>
          <w:del w:id="52" w:author="David das Neves" w:date="2025-09-04T16:43:00Z" w16du:dateUtc="2025-09-04T15:43:00Z"/>
          <w:rFonts w:ascii="Aptos" w:hAnsi="Aptos"/>
          <w:smallCaps w:val="0"/>
          <w:noProof/>
          <w:kern w:val="2"/>
          <w:sz w:val="24"/>
          <w:szCs w:val="24"/>
          <w:lang w:val="en-GB" w:eastAsia="en-GB"/>
        </w:rPr>
      </w:pPr>
      <w:del w:id="53" w:author="David das Neves" w:date="2025-09-04T16:43:00Z" w16du:dateUtc="2025-09-04T15:43:00Z">
        <w:r w:rsidRPr="00DA0F96" w:rsidDel="00DA0F96">
          <w:rPr>
            <w:noProof/>
            <w:rPrChange w:id="54" w:author="David das Neves" w:date="2025-09-04T16:43:00Z" w16du:dateUtc="2025-09-04T15:43:00Z">
              <w:rPr>
                <w:rStyle w:val="Hyperlink"/>
                <w:noProof/>
              </w:rPr>
            </w:rPrChange>
          </w:rPr>
          <w:delText>A.3 Utilização de Citações</w:delText>
        </w:r>
        <w:r w:rsidDel="00DA0F96">
          <w:rPr>
            <w:noProof/>
            <w:webHidden/>
          </w:rPr>
          <w:tab/>
          <w:delText>12</w:delText>
        </w:r>
      </w:del>
    </w:p>
    <w:p w14:paraId="4A5C2EA6" w14:textId="16FF5E29" w:rsidR="00607CDC" w:rsidDel="00DA0F96" w:rsidRDefault="00607CDC">
      <w:pPr>
        <w:pStyle w:val="TOC3"/>
        <w:tabs>
          <w:tab w:val="right" w:leader="dot" w:pos="9016"/>
        </w:tabs>
        <w:rPr>
          <w:del w:id="55" w:author="David das Neves" w:date="2025-09-04T16:43:00Z" w16du:dateUtc="2025-09-04T15:43:00Z"/>
          <w:rFonts w:ascii="Aptos" w:hAnsi="Aptos"/>
          <w:i w:val="0"/>
          <w:iCs w:val="0"/>
          <w:noProof/>
          <w:kern w:val="2"/>
          <w:sz w:val="24"/>
          <w:szCs w:val="24"/>
          <w:lang w:val="en-GB" w:eastAsia="en-GB"/>
        </w:rPr>
      </w:pPr>
      <w:del w:id="56" w:author="David das Neves" w:date="2025-09-04T16:43:00Z" w16du:dateUtc="2025-09-04T15:43:00Z">
        <w:r w:rsidRPr="00DA0F96" w:rsidDel="00DA0F96">
          <w:rPr>
            <w:noProof/>
            <w:rPrChange w:id="57" w:author="David das Neves" w:date="2025-09-04T16:43:00Z" w16du:dateUtc="2025-09-04T15:43:00Z">
              <w:rPr>
                <w:rStyle w:val="Hyperlink"/>
                <w:noProof/>
              </w:rPr>
            </w:rPrChange>
          </w:rPr>
          <w:delText>A.3.1 Citações dentro do texto</w:delText>
        </w:r>
        <w:r w:rsidDel="00DA0F96">
          <w:rPr>
            <w:noProof/>
            <w:webHidden/>
          </w:rPr>
          <w:tab/>
          <w:delText>12</w:delText>
        </w:r>
      </w:del>
    </w:p>
    <w:p w14:paraId="4D768247" w14:textId="65E6EB63" w:rsidR="00607CDC" w:rsidDel="00DA0F96" w:rsidRDefault="00607CDC">
      <w:pPr>
        <w:pStyle w:val="TOC3"/>
        <w:tabs>
          <w:tab w:val="right" w:leader="dot" w:pos="9016"/>
        </w:tabs>
        <w:rPr>
          <w:del w:id="58" w:author="David das Neves" w:date="2025-09-04T16:43:00Z" w16du:dateUtc="2025-09-04T15:43:00Z"/>
          <w:rFonts w:ascii="Aptos" w:hAnsi="Aptos"/>
          <w:i w:val="0"/>
          <w:iCs w:val="0"/>
          <w:noProof/>
          <w:kern w:val="2"/>
          <w:sz w:val="24"/>
          <w:szCs w:val="24"/>
          <w:lang w:val="en-GB" w:eastAsia="en-GB"/>
        </w:rPr>
      </w:pPr>
      <w:del w:id="59" w:author="David das Neves" w:date="2025-09-04T16:43:00Z" w16du:dateUtc="2025-09-04T15:43:00Z">
        <w:r w:rsidRPr="00DA0F96" w:rsidDel="00DA0F96">
          <w:rPr>
            <w:noProof/>
            <w:rPrChange w:id="60" w:author="David das Neves" w:date="2025-09-04T16:43:00Z" w16du:dateUtc="2025-09-04T15:43:00Z">
              <w:rPr>
                <w:rStyle w:val="Hyperlink"/>
                <w:noProof/>
              </w:rPr>
            </w:rPrChange>
          </w:rPr>
          <w:delText>A.3.2 Citações textuais</w:delText>
        </w:r>
        <w:r w:rsidDel="00DA0F96">
          <w:rPr>
            <w:noProof/>
            <w:webHidden/>
          </w:rPr>
          <w:tab/>
          <w:delText>13</w:delText>
        </w:r>
      </w:del>
    </w:p>
    <w:p w14:paraId="5670ADD1" w14:textId="6B6ABDDF" w:rsidR="00607CDC" w:rsidDel="00DA0F96" w:rsidRDefault="00607CDC">
      <w:pPr>
        <w:pStyle w:val="TOC2"/>
        <w:tabs>
          <w:tab w:val="right" w:leader="dot" w:pos="9016"/>
        </w:tabs>
        <w:rPr>
          <w:del w:id="61" w:author="David das Neves" w:date="2025-09-04T16:43:00Z" w16du:dateUtc="2025-09-04T15:43:00Z"/>
          <w:rFonts w:ascii="Aptos" w:hAnsi="Aptos"/>
          <w:smallCaps w:val="0"/>
          <w:noProof/>
          <w:kern w:val="2"/>
          <w:sz w:val="24"/>
          <w:szCs w:val="24"/>
          <w:lang w:val="en-GB" w:eastAsia="en-GB"/>
        </w:rPr>
      </w:pPr>
      <w:del w:id="62" w:author="David das Neves" w:date="2025-09-04T16:43:00Z" w16du:dateUtc="2025-09-04T15:43:00Z">
        <w:r w:rsidRPr="00DA0F96" w:rsidDel="00DA0F96">
          <w:rPr>
            <w:noProof/>
            <w:rPrChange w:id="63" w:author="David das Neves" w:date="2025-09-04T16:43:00Z" w16du:dateUtc="2025-09-04T15:43:00Z">
              <w:rPr>
                <w:rStyle w:val="Hyperlink"/>
                <w:noProof/>
              </w:rPr>
            </w:rPrChange>
          </w:rPr>
          <w:delText>A.4 Notas de rodapé</w:delText>
        </w:r>
        <w:r w:rsidDel="00DA0F96">
          <w:rPr>
            <w:noProof/>
            <w:webHidden/>
          </w:rPr>
          <w:tab/>
          <w:delText>14</w:delText>
        </w:r>
      </w:del>
    </w:p>
    <w:p w14:paraId="3BC90477" w14:textId="3C23D869" w:rsidR="00607CDC" w:rsidDel="00DA0F96" w:rsidRDefault="00607CDC">
      <w:pPr>
        <w:pStyle w:val="TOC2"/>
        <w:tabs>
          <w:tab w:val="right" w:leader="dot" w:pos="9016"/>
        </w:tabs>
        <w:rPr>
          <w:del w:id="64" w:author="David das Neves" w:date="2025-09-04T16:43:00Z" w16du:dateUtc="2025-09-04T15:43:00Z"/>
          <w:rFonts w:ascii="Aptos" w:hAnsi="Aptos"/>
          <w:smallCaps w:val="0"/>
          <w:noProof/>
          <w:kern w:val="2"/>
          <w:sz w:val="24"/>
          <w:szCs w:val="24"/>
          <w:lang w:val="en-GB" w:eastAsia="en-GB"/>
        </w:rPr>
      </w:pPr>
      <w:del w:id="65" w:author="David das Neves" w:date="2025-09-04T16:43:00Z" w16du:dateUtc="2025-09-04T15:43:00Z">
        <w:r w:rsidRPr="00DA0F96" w:rsidDel="00DA0F96">
          <w:rPr>
            <w:noProof/>
            <w:rPrChange w:id="66" w:author="David das Neves" w:date="2025-09-04T16:43:00Z" w16du:dateUtc="2025-09-04T15:43:00Z">
              <w:rPr>
                <w:rStyle w:val="Hyperlink"/>
                <w:noProof/>
              </w:rPr>
            </w:rPrChange>
          </w:rPr>
          <w:delText>A.5 Referências Bibliográficas</w:delText>
        </w:r>
        <w:r w:rsidDel="00DA0F96">
          <w:rPr>
            <w:noProof/>
            <w:webHidden/>
          </w:rPr>
          <w:tab/>
          <w:delText>14</w:delText>
        </w:r>
      </w:del>
    </w:p>
    <w:p w14:paraId="29BD2565" w14:textId="6AF934B0" w:rsidR="00F124E6" w:rsidRPr="00715D70" w:rsidRDefault="00F124E6" w:rsidP="00A3583A">
      <w:r w:rsidRPr="00715D70">
        <w:rPr>
          <w:b/>
          <w:bCs/>
        </w:rPr>
        <w:lastRenderedPageBreak/>
        <w:fldChar w:fldCharType="end"/>
      </w:r>
    </w:p>
    <w:p w14:paraId="58505733" w14:textId="77777777" w:rsidR="00651F2A" w:rsidRPr="00715D70" w:rsidRDefault="00651F2A"/>
    <w:p w14:paraId="1D2E329F" w14:textId="77777777" w:rsidR="006F2DE2" w:rsidRPr="00715D70" w:rsidRDefault="006F2DE2"/>
    <w:p w14:paraId="1058B13E" w14:textId="77777777" w:rsidR="006F2DE2" w:rsidRPr="00715D70" w:rsidRDefault="006F2DE2"/>
    <w:p w14:paraId="359442D5" w14:textId="77777777" w:rsidR="006F2DE2" w:rsidRPr="00715D70" w:rsidRDefault="006F2DE2"/>
    <w:p w14:paraId="13D4BEC5" w14:textId="77777777" w:rsidR="006F2DE2" w:rsidRPr="00715D70" w:rsidRDefault="006F2DE2"/>
    <w:p w14:paraId="63A759CA" w14:textId="77777777" w:rsidR="006F2DE2" w:rsidRPr="00715D70" w:rsidRDefault="006F2DE2" w:rsidP="00651F2A">
      <w:pPr>
        <w:spacing w:line="480" w:lineRule="auto"/>
        <w:jc w:val="center"/>
      </w:pPr>
    </w:p>
    <w:p w14:paraId="262C8C80" w14:textId="77777777" w:rsidR="006F2DE2" w:rsidRPr="00715D70" w:rsidRDefault="006F2DE2" w:rsidP="00651F2A">
      <w:pPr>
        <w:spacing w:line="480" w:lineRule="auto"/>
        <w:jc w:val="center"/>
      </w:pPr>
    </w:p>
    <w:p w14:paraId="1616D67B" w14:textId="77777777" w:rsidR="006F2DE2" w:rsidRPr="00715D70" w:rsidRDefault="006F2DE2" w:rsidP="00651F2A">
      <w:pPr>
        <w:spacing w:line="480" w:lineRule="auto"/>
        <w:jc w:val="center"/>
      </w:pPr>
    </w:p>
    <w:p w14:paraId="052EE735" w14:textId="77777777" w:rsidR="00FF1A4B" w:rsidRPr="00715D70" w:rsidRDefault="00FF1A4B" w:rsidP="00651F2A">
      <w:pPr>
        <w:spacing w:line="480" w:lineRule="auto"/>
        <w:jc w:val="center"/>
      </w:pPr>
    </w:p>
    <w:p w14:paraId="73688A68" w14:textId="77777777" w:rsidR="00FF1A4B" w:rsidRPr="00715D70" w:rsidRDefault="00FF1A4B" w:rsidP="00651F2A">
      <w:pPr>
        <w:spacing w:line="480" w:lineRule="auto"/>
        <w:jc w:val="center"/>
      </w:pPr>
    </w:p>
    <w:p w14:paraId="0C92B3CB" w14:textId="77777777" w:rsidR="00FF1A4B" w:rsidRPr="00715D70" w:rsidRDefault="00FF1A4B" w:rsidP="00651F2A">
      <w:pPr>
        <w:spacing w:line="480" w:lineRule="auto"/>
        <w:jc w:val="center"/>
      </w:pPr>
    </w:p>
    <w:p w14:paraId="73081788" w14:textId="77777777" w:rsidR="00B942DE" w:rsidRPr="00715D70" w:rsidRDefault="00B942DE" w:rsidP="00B942DE">
      <w:pPr>
        <w:spacing w:before="240" w:after="240" w:line="480" w:lineRule="auto"/>
        <w:jc w:val="center"/>
        <w:sectPr w:rsidR="00B942DE" w:rsidRPr="00715D70" w:rsidSect="004139B2">
          <w:headerReference w:type="first" r:id="rId12"/>
          <w:pgSz w:w="11906" w:h="16838" w:code="9"/>
          <w:pgMar w:top="1440" w:right="1440" w:bottom="1440" w:left="1440" w:header="709" w:footer="709" w:gutter="0"/>
          <w:pgNumType w:start="1"/>
          <w:cols w:space="708"/>
          <w:titlePg/>
          <w:docGrid w:linePitch="360"/>
        </w:sectPr>
      </w:pPr>
    </w:p>
    <w:p w14:paraId="187BC3BB" w14:textId="77777777" w:rsidR="00F124E6" w:rsidRPr="00715D70" w:rsidRDefault="00F124E6" w:rsidP="00F124E6">
      <w:pPr>
        <w:spacing w:line="480" w:lineRule="auto"/>
        <w:jc w:val="center"/>
      </w:pPr>
    </w:p>
    <w:p w14:paraId="5F109235" w14:textId="77777777" w:rsidR="00F124E6" w:rsidRPr="00715D70" w:rsidRDefault="00F124E6" w:rsidP="00F124E6">
      <w:pPr>
        <w:spacing w:line="480" w:lineRule="auto"/>
        <w:jc w:val="center"/>
      </w:pPr>
    </w:p>
    <w:p w14:paraId="566461B1" w14:textId="77777777" w:rsidR="00F124E6" w:rsidRPr="007A344C" w:rsidRDefault="0055254E" w:rsidP="00F124E6">
      <w:pPr>
        <w:pStyle w:val="Cabealho1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br w:type="page"/>
      </w:r>
      <w:bookmarkStart w:id="67" w:name="_Toc207896649"/>
      <w:r w:rsidRPr="0055254E">
        <w:rPr>
          <w:rFonts w:cs="Times New Roman"/>
          <w:color w:val="000000"/>
          <w:szCs w:val="24"/>
        </w:rPr>
        <w:lastRenderedPageBreak/>
        <w:t>INTRODUÇÃO</w:t>
      </w:r>
      <w:bookmarkEnd w:id="67"/>
    </w:p>
    <w:p w14:paraId="644A697C" w14:textId="2F7EC303" w:rsidR="009E0B00" w:rsidRDefault="00111B17" w:rsidP="009E0B00">
      <w:pPr>
        <w:rPr>
          <w:color w:val="000000"/>
        </w:rPr>
      </w:pPr>
      <w:r>
        <w:rPr>
          <w:color w:val="000000"/>
        </w:rPr>
        <w:t>O presente relatório surge no âmbito do estágio curricular do curso Técnico Superior Profissional em Tecnologias e Programação de Sistemas de Informação</w:t>
      </w:r>
      <w:r w:rsidR="00975618">
        <w:rPr>
          <w:color w:val="000000"/>
        </w:rPr>
        <w:t>, realizado no Jardim de Infância A Estrelinha Amarela, localizado em Santa Iria de Azóia. Este estágio teve como principal finalidade o desenvolvimento de um website institucional que respondesse às necessidades</w:t>
      </w:r>
      <w:r w:rsidR="00115582">
        <w:rPr>
          <w:color w:val="000000"/>
        </w:rPr>
        <w:t xml:space="preserve"> de comunicação externa e interna da instituição.</w:t>
      </w:r>
    </w:p>
    <w:p w14:paraId="42221D4B" w14:textId="16215BCD" w:rsidR="00115582" w:rsidRDefault="00115582" w:rsidP="009E0B00">
      <w:pPr>
        <w:rPr>
          <w:color w:val="000000"/>
        </w:rPr>
      </w:pPr>
      <w:r>
        <w:rPr>
          <w:color w:val="000000"/>
        </w:rPr>
        <w:t>O projeto</w:t>
      </w:r>
      <w:r w:rsidR="0098394E">
        <w:rPr>
          <w:color w:val="000000"/>
        </w:rPr>
        <w:t xml:space="preserve"> de estágio</w:t>
      </w:r>
      <w:r>
        <w:rPr>
          <w:color w:val="000000"/>
        </w:rPr>
        <w:t xml:space="preserve"> consistiu na criaçã</w:t>
      </w:r>
      <w:r w:rsidR="003D4A7A">
        <w:rPr>
          <w:color w:val="000000"/>
        </w:rPr>
        <w:t>o de uma plataforma digital que permitisse aos pais e encarregados de educação aceder a informações relevantes sobre a escola, como a missão, atividades, contactos, localização e e</w:t>
      </w:r>
      <w:r w:rsidR="008D2F88">
        <w:rPr>
          <w:color w:val="000000"/>
        </w:rPr>
        <w:t xml:space="preserve">mentas, bem como na implementação de uma área reservada para colaboradores e administração. Esta área inclui funcionalidades como o registo de horas de trabalho, a consulta </w:t>
      </w:r>
      <w:r w:rsidR="00610BB4">
        <w:rPr>
          <w:color w:val="000000"/>
        </w:rPr>
        <w:t>do banco de horas e a gestão de utilizadores e ementas por parte da diretora.</w:t>
      </w:r>
    </w:p>
    <w:p w14:paraId="26927E5F" w14:textId="25599BF2" w:rsidR="00610BB4" w:rsidRDefault="00610BB4" w:rsidP="009E0B00">
      <w:pPr>
        <w:rPr>
          <w:color w:val="000000"/>
        </w:rPr>
      </w:pPr>
      <w:r>
        <w:rPr>
          <w:color w:val="000000"/>
        </w:rPr>
        <w:t>O estágio constituiu uma oportunidade para aplicar os conhecimentos adquiridos ao longo do curso, desenvolver novas competências</w:t>
      </w:r>
      <w:r w:rsidR="004502F6">
        <w:rPr>
          <w:color w:val="000000"/>
        </w:rPr>
        <w:t xml:space="preserve"> técnicas e adaptar soluções tecnológicas a um contexto educativo. Este relatório apresenta a caracterização da entidade acolhedora, os objetivos do estágio, a revisão de conhecimentos aplicados, a descrição das tarefas realizadas e as conclusões retiradas da experiência.</w:t>
      </w:r>
    </w:p>
    <w:p w14:paraId="3D718870" w14:textId="5ECDBCF8" w:rsidR="00B959AF" w:rsidRPr="00B76D5D" w:rsidRDefault="00185C8B" w:rsidP="00B76D5D">
      <w:pPr>
        <w:pStyle w:val="Cabealho2"/>
        <w:rPr>
          <w:lang w:eastAsia="es-ES"/>
        </w:rPr>
      </w:pPr>
      <w:bookmarkStart w:id="68" w:name="_Toc207896650"/>
      <w:proofErr w:type="spellStart"/>
      <w:r>
        <w:t>Caraterização</w:t>
      </w:r>
      <w:proofErr w:type="spellEnd"/>
      <w:r>
        <w:t xml:space="preserve"> da empresa/</w:t>
      </w:r>
      <w:proofErr w:type="spellStart"/>
      <w:r>
        <w:t>entidade</w:t>
      </w:r>
      <w:bookmarkEnd w:id="68"/>
      <w:proofErr w:type="spellEnd"/>
    </w:p>
    <w:p w14:paraId="5F538315" w14:textId="7336F186" w:rsidR="00B959AF" w:rsidRDefault="00B959AF" w:rsidP="00047A69">
      <w:pPr>
        <w:pStyle w:val="BodyText"/>
        <w:spacing w:before="120" w:line="280" w:lineRule="exact"/>
        <w:ind w:left="28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O Jardim de Infância A Estrelinha Amarela é uma instituição de ensino pré-escolar</w:t>
      </w:r>
      <w:r w:rsidR="003E3A44">
        <w:rPr>
          <w:rFonts w:ascii="Times New Roman" w:hAnsi="Times New Roman"/>
          <w:color w:val="000000"/>
          <w:sz w:val="24"/>
        </w:rPr>
        <w:t xml:space="preserve"> localizada na rua José Augusto Gouveia, em Santa Iria de Azóia, concelho de Loures.</w:t>
      </w:r>
      <w:r w:rsidR="00816B18">
        <w:rPr>
          <w:rFonts w:ascii="Times New Roman" w:hAnsi="Times New Roman"/>
          <w:color w:val="000000"/>
          <w:sz w:val="24"/>
        </w:rPr>
        <w:t xml:space="preserve"> Dedicada à educação e ao desenvolvimento integral das crianças, a institui</w:t>
      </w:r>
      <w:r w:rsidR="00DA6A5C">
        <w:rPr>
          <w:rFonts w:ascii="Times New Roman" w:hAnsi="Times New Roman"/>
          <w:color w:val="000000"/>
          <w:sz w:val="24"/>
        </w:rPr>
        <w:t>ção tem como missão proporcionar um ambiente seguro, acolhedor e estimulante, onde cada criança possa crescer e</w:t>
      </w:r>
      <w:r w:rsidR="00AE1082">
        <w:rPr>
          <w:rFonts w:ascii="Times New Roman" w:hAnsi="Times New Roman"/>
          <w:color w:val="000000"/>
          <w:sz w:val="24"/>
        </w:rPr>
        <w:t xml:space="preserve"> </w:t>
      </w:r>
      <w:r w:rsidR="00DA6A5C">
        <w:rPr>
          <w:rFonts w:ascii="Times New Roman" w:hAnsi="Times New Roman"/>
          <w:color w:val="000000"/>
          <w:sz w:val="24"/>
        </w:rPr>
        <w:t>aprender ao seu ritmo.</w:t>
      </w:r>
      <w:r w:rsidR="00047A69">
        <w:rPr>
          <w:rFonts w:ascii="Times New Roman" w:hAnsi="Times New Roman"/>
          <w:color w:val="000000"/>
          <w:sz w:val="24"/>
        </w:rPr>
        <w:t xml:space="preserve"> </w:t>
      </w:r>
      <w:r>
        <w:rPr>
          <w:rFonts w:ascii="Times New Roman" w:hAnsi="Times New Roman"/>
          <w:color w:val="000000"/>
          <w:sz w:val="24"/>
        </w:rPr>
        <w:t>A equipa é composta por educadores qualificados e dedicados, que trabalham em conjunto para oferecer um ensino de qualidade.</w:t>
      </w:r>
    </w:p>
    <w:p w14:paraId="125A3E60" w14:textId="7DA900C5" w:rsidR="00E73CD2" w:rsidRDefault="00E73CD2" w:rsidP="00047A69">
      <w:pPr>
        <w:pStyle w:val="BodyText"/>
        <w:spacing w:before="120" w:line="280" w:lineRule="exact"/>
        <w:ind w:left="28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Embora não disponha de um historial amplamente divulgado online, a sua presença ativa na comunidade local e a reputação positiva junto dos encarregados de educação refletem o seu papel relevante no panorama educativo da freguesia de Santa Iria de Azóia.</w:t>
      </w:r>
    </w:p>
    <w:p w14:paraId="00D8EDBF" w14:textId="77777777" w:rsidR="00B959AF" w:rsidRDefault="00B959AF" w:rsidP="00AE6022">
      <w:pPr>
        <w:spacing w:after="0"/>
        <w:rPr>
          <w:lang w:val="es-ES"/>
        </w:rPr>
      </w:pPr>
    </w:p>
    <w:p w14:paraId="27AA2D20" w14:textId="77777777" w:rsidR="00B76D5D" w:rsidRDefault="00B76D5D" w:rsidP="00AE6022">
      <w:pPr>
        <w:spacing w:after="0"/>
        <w:rPr>
          <w:lang w:val="es-ES"/>
        </w:rPr>
      </w:pPr>
    </w:p>
    <w:p w14:paraId="2FD15B5B" w14:textId="77777777" w:rsidR="00695A85" w:rsidRDefault="00695A85" w:rsidP="00185C8B">
      <w:pPr>
        <w:pStyle w:val="Cabealho2"/>
      </w:pPr>
      <w:bookmarkStart w:id="69" w:name="_Toc207896651"/>
      <w:r>
        <w:lastRenderedPageBreak/>
        <w:t>O</w:t>
      </w:r>
      <w:r w:rsidR="00185C8B">
        <w:t xml:space="preserve">bjetivos do </w:t>
      </w:r>
      <w:proofErr w:type="spellStart"/>
      <w:r w:rsidR="00337936">
        <w:t>e</w:t>
      </w:r>
      <w:r w:rsidR="00185C8B">
        <w:t>stágio</w:t>
      </w:r>
      <w:bookmarkEnd w:id="69"/>
      <w:proofErr w:type="spellEnd"/>
    </w:p>
    <w:p w14:paraId="710BBF62" w14:textId="595BCA28" w:rsidR="004A44D5" w:rsidRDefault="00FD5800" w:rsidP="00530857">
      <w:pPr>
        <w:rPr>
          <w:color w:val="000000"/>
          <w:lang w:eastAsia="en-GB"/>
        </w:rPr>
      </w:pPr>
      <w:r>
        <w:rPr>
          <w:color w:val="000000"/>
          <w:lang w:eastAsia="en-GB"/>
        </w:rPr>
        <w:t>O est</w:t>
      </w:r>
      <w:r w:rsidR="002F6103">
        <w:rPr>
          <w:color w:val="000000"/>
          <w:lang w:eastAsia="en-GB"/>
        </w:rPr>
        <w:t>ágio teve como principais objetivos aprofundar e consolidar os conhecimentos adquiridos ao longo da componente</w:t>
      </w:r>
      <w:r w:rsidR="007B1A5F">
        <w:rPr>
          <w:color w:val="000000"/>
          <w:lang w:eastAsia="en-GB"/>
        </w:rPr>
        <w:t xml:space="preserve"> curricular do curso Técnico Superio</w:t>
      </w:r>
      <w:r w:rsidR="00482E78">
        <w:rPr>
          <w:color w:val="000000"/>
          <w:lang w:eastAsia="en-GB"/>
        </w:rPr>
        <w:t>r</w:t>
      </w:r>
      <w:r w:rsidR="007B1A5F">
        <w:rPr>
          <w:color w:val="000000"/>
          <w:lang w:eastAsia="en-GB"/>
        </w:rPr>
        <w:t xml:space="preserve"> Profissional em Tecnologias e Programação</w:t>
      </w:r>
      <w:r w:rsidR="0036480C">
        <w:rPr>
          <w:color w:val="000000"/>
          <w:lang w:eastAsia="en-GB"/>
        </w:rPr>
        <w:t xml:space="preserve"> de Sistemas de Informação. Pretendeu-se proporcionar uma experiência</w:t>
      </w:r>
      <w:r w:rsidR="00AF37B8">
        <w:rPr>
          <w:color w:val="000000"/>
          <w:lang w:eastAsia="en-GB"/>
        </w:rPr>
        <w:t xml:space="preserve"> prática e contextualizada, permitindo o contacto direto com as necessidades reais de uma instituição educativa. Em particular, o estágio visou:</w:t>
      </w:r>
    </w:p>
    <w:p w14:paraId="45AB436C" w14:textId="125BB23E" w:rsidR="00AF37B8" w:rsidRDefault="00A22B25" w:rsidP="00530857">
      <w:pPr>
        <w:rPr>
          <w:color w:val="000000"/>
          <w:lang w:eastAsia="en-GB"/>
        </w:rPr>
      </w:pPr>
      <w:r>
        <w:rPr>
          <w:color w:val="000000"/>
          <w:lang w:eastAsia="en-GB"/>
        </w:rPr>
        <w:t xml:space="preserve">Desenvolver um website institucional funcional, acessível e visualmente apelativo, </w:t>
      </w:r>
      <w:r w:rsidR="00D678DB">
        <w:rPr>
          <w:color w:val="000000"/>
          <w:lang w:eastAsia="en-GB"/>
        </w:rPr>
        <w:t>adaptado</w:t>
      </w:r>
      <w:r>
        <w:rPr>
          <w:color w:val="000000"/>
          <w:lang w:eastAsia="en-GB"/>
        </w:rPr>
        <w:t xml:space="preserve"> às necessidades do Jardim de Infâ</w:t>
      </w:r>
      <w:r w:rsidR="00D2116A">
        <w:rPr>
          <w:color w:val="000000"/>
          <w:lang w:eastAsia="en-GB"/>
        </w:rPr>
        <w:t>ncia A Estrelinha Amarela;</w:t>
      </w:r>
    </w:p>
    <w:p w14:paraId="296534E7" w14:textId="517FA408" w:rsidR="00D2116A" w:rsidRDefault="00D2116A" w:rsidP="00530857">
      <w:pPr>
        <w:rPr>
          <w:color w:val="000000"/>
          <w:lang w:eastAsia="en-GB"/>
        </w:rPr>
      </w:pPr>
      <w:r>
        <w:rPr>
          <w:color w:val="000000"/>
          <w:lang w:eastAsia="en-GB"/>
        </w:rPr>
        <w:t>Implementar funcionalidades espec</w:t>
      </w:r>
      <w:r w:rsidR="002C5FA8">
        <w:rPr>
          <w:color w:val="000000"/>
          <w:lang w:eastAsia="en-GB"/>
        </w:rPr>
        <w:t>í</w:t>
      </w:r>
      <w:r>
        <w:rPr>
          <w:color w:val="000000"/>
          <w:lang w:eastAsia="en-GB"/>
        </w:rPr>
        <w:t>ficas para diferentes perfis de utilizador (pais, colaboradores e administração), com destaque para o sistema de registo de horas e painel de gestão administrativa;</w:t>
      </w:r>
    </w:p>
    <w:p w14:paraId="2B2A9268" w14:textId="1D7C6CDA" w:rsidR="00B1437E" w:rsidRDefault="00B1437E" w:rsidP="003A136C">
      <w:pPr>
        <w:rPr>
          <w:color w:val="000000"/>
          <w:lang w:eastAsia="en-GB"/>
        </w:rPr>
      </w:pPr>
      <w:r>
        <w:rPr>
          <w:color w:val="000000"/>
          <w:lang w:eastAsia="en-GB"/>
        </w:rPr>
        <w:t xml:space="preserve">Aplicar boas práticas de desenvolvimento web, incluindo design responsivo, segurança na web e organização </w:t>
      </w:r>
      <w:r w:rsidR="002C5FA8">
        <w:rPr>
          <w:color w:val="000000"/>
          <w:lang w:eastAsia="en-GB"/>
        </w:rPr>
        <w:t>modular</w:t>
      </w:r>
      <w:r>
        <w:rPr>
          <w:color w:val="000000"/>
          <w:lang w:eastAsia="en-GB"/>
        </w:rPr>
        <w:t xml:space="preserve"> do código;</w:t>
      </w:r>
    </w:p>
    <w:p w14:paraId="6ABA1799" w14:textId="77777777" w:rsidR="00695A85" w:rsidRDefault="00185C8B" w:rsidP="00185C8B">
      <w:pPr>
        <w:pStyle w:val="Cabealho2"/>
        <w:rPr>
          <w:lang w:eastAsia="en-GB"/>
        </w:rPr>
      </w:pPr>
      <w:bookmarkStart w:id="70" w:name="_Toc207896652"/>
      <w:proofErr w:type="spellStart"/>
      <w:r>
        <w:rPr>
          <w:lang w:eastAsia="en-GB"/>
        </w:rPr>
        <w:t>Estrutura</w:t>
      </w:r>
      <w:proofErr w:type="spellEnd"/>
      <w:r>
        <w:rPr>
          <w:lang w:eastAsia="en-GB"/>
        </w:rPr>
        <w:t xml:space="preserve"> do </w:t>
      </w:r>
      <w:proofErr w:type="spellStart"/>
      <w:r>
        <w:rPr>
          <w:lang w:eastAsia="en-GB"/>
        </w:rPr>
        <w:t>relatório</w:t>
      </w:r>
      <w:bookmarkEnd w:id="70"/>
      <w:proofErr w:type="spellEnd"/>
    </w:p>
    <w:p w14:paraId="0028324F" w14:textId="5875379B" w:rsidR="00185C8B" w:rsidRDefault="00185C8B" w:rsidP="00185C8B">
      <w:pPr>
        <w:rPr>
          <w:lang w:eastAsia="en-GB"/>
        </w:rPr>
      </w:pPr>
      <w:r w:rsidRPr="00A9468E">
        <w:rPr>
          <w:lang w:eastAsia="en-GB"/>
        </w:rPr>
        <w:t>Este relatório segue a seguinte estrutura</w:t>
      </w:r>
      <w:r w:rsidR="00B959AF" w:rsidRPr="00A9468E">
        <w:rPr>
          <w:lang w:eastAsia="en-GB"/>
        </w:rPr>
        <w:t>: introdução, revisão dos conhecimentos, descrição das tarefas realizadas, conclusões e bibliografia.</w:t>
      </w:r>
    </w:p>
    <w:p w14:paraId="211EBF7E" w14:textId="77777777" w:rsidR="00695A85" w:rsidRPr="00695A85" w:rsidRDefault="00695A85" w:rsidP="00695A85"/>
    <w:p w14:paraId="33A5007E" w14:textId="77777777" w:rsidR="00023080" w:rsidRDefault="007A344C" w:rsidP="004566C9">
      <w:pPr>
        <w:pStyle w:val="Cabealho1"/>
        <w:rPr>
          <w:ins w:id="71" w:author="David das Neves" w:date="2025-09-02T18:04:00Z" w16du:dateUtc="2025-09-02T17:04:00Z"/>
          <w:caps/>
        </w:rPr>
      </w:pPr>
      <w:r>
        <w:rPr>
          <w:caps/>
        </w:rPr>
        <w:br w:type="page"/>
      </w:r>
      <w:bookmarkStart w:id="72" w:name="_Toc207896653"/>
      <w:r w:rsidR="004566C9" w:rsidRPr="00715D70">
        <w:rPr>
          <w:caps/>
        </w:rPr>
        <w:lastRenderedPageBreak/>
        <w:t>R</w:t>
      </w:r>
      <w:r w:rsidR="0055254E">
        <w:rPr>
          <w:caps/>
        </w:rPr>
        <w:t>EVISÃO DOS CONHECIMENTOS</w:t>
      </w:r>
      <w:bookmarkEnd w:id="72"/>
      <w:r w:rsidR="0055254E">
        <w:rPr>
          <w:caps/>
        </w:rPr>
        <w:t xml:space="preserve"> </w:t>
      </w:r>
    </w:p>
    <w:p w14:paraId="0B452FF7" w14:textId="04AE342D" w:rsidR="00E77FB5" w:rsidRDefault="00E77FB5" w:rsidP="008F65E5">
      <w:pPr>
        <w:rPr>
          <w:ins w:id="73" w:author="David das Neves" w:date="2025-09-02T18:42:00Z" w16du:dateUtc="2025-09-02T17:42:00Z"/>
          <w:lang w:val="es-ES"/>
        </w:rPr>
      </w:pPr>
      <w:ins w:id="74" w:author="David das Neves" w:date="2025-09-02T18:41:00Z" w16du:dateUtc="2025-09-02T17:41:00Z">
        <w:r>
          <w:rPr>
            <w:lang w:val="es-ES"/>
          </w:rPr>
          <w:t xml:space="preserve">Durante o </w:t>
        </w:r>
        <w:proofErr w:type="spellStart"/>
        <w:r>
          <w:rPr>
            <w:lang w:val="es-ES"/>
          </w:rPr>
          <w:t>desenvolvimento</w:t>
        </w:r>
        <w:proofErr w:type="spellEnd"/>
        <w:r>
          <w:rPr>
            <w:lang w:val="es-ES"/>
          </w:rPr>
          <w:t xml:space="preserve"> do </w:t>
        </w:r>
        <w:proofErr w:type="spellStart"/>
        <w:r>
          <w:rPr>
            <w:lang w:val="es-ES"/>
          </w:rPr>
          <w:t>website</w:t>
        </w:r>
        <w:proofErr w:type="spellEnd"/>
        <w:r>
          <w:rPr>
            <w:lang w:val="es-ES"/>
          </w:rPr>
          <w:t xml:space="preserve"> institucional para o</w:t>
        </w:r>
      </w:ins>
      <w:ins w:id="75" w:author="David das Neves" w:date="2025-09-02T18:42:00Z" w16du:dateUtc="2025-09-02T17:42:00Z"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Jardim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Infância</w:t>
        </w:r>
        <w:proofErr w:type="spellEnd"/>
        <w:r>
          <w:rPr>
            <w:lang w:val="es-ES"/>
          </w:rPr>
          <w:t xml:space="preserve"> A </w:t>
        </w:r>
        <w:proofErr w:type="spellStart"/>
        <w:r>
          <w:rPr>
            <w:lang w:val="es-ES"/>
          </w:rPr>
          <w:t>Estrelinha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Amarela</w:t>
        </w:r>
        <w:proofErr w:type="spellEnd"/>
        <w:r>
          <w:rPr>
            <w:lang w:val="es-ES"/>
          </w:rPr>
          <w:t xml:space="preserve">, </w:t>
        </w:r>
        <w:proofErr w:type="spellStart"/>
        <w:r>
          <w:rPr>
            <w:lang w:val="es-ES"/>
          </w:rPr>
          <w:t>foram</w:t>
        </w:r>
        <w:proofErr w:type="spellEnd"/>
        <w:r>
          <w:rPr>
            <w:lang w:val="es-ES"/>
          </w:rPr>
          <w:t xml:space="preserve"> aplicadas diversas tecnologías web que se </w:t>
        </w:r>
        <w:proofErr w:type="spellStart"/>
        <w:r>
          <w:rPr>
            <w:lang w:val="es-ES"/>
          </w:rPr>
          <w:t>complementam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na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construção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uma</w:t>
        </w:r>
        <w:proofErr w:type="spellEnd"/>
        <w:r>
          <w:rPr>
            <w:lang w:val="es-ES"/>
          </w:rPr>
          <w:t xml:space="preserve"> plataforma funcional, segura </w:t>
        </w:r>
        <w:proofErr w:type="gramStart"/>
        <w:r>
          <w:rPr>
            <w:lang w:val="es-ES"/>
          </w:rPr>
          <w:t>e</w:t>
        </w:r>
        <w:proofErr w:type="gramEnd"/>
        <w:r>
          <w:rPr>
            <w:lang w:val="es-ES"/>
          </w:rPr>
          <w:t xml:space="preserve"> responsiva.</w:t>
        </w:r>
      </w:ins>
    </w:p>
    <w:p w14:paraId="081473F3" w14:textId="5AF38786" w:rsidR="00E77FB5" w:rsidRDefault="00E77FB5" w:rsidP="008F65E5">
      <w:pPr>
        <w:rPr>
          <w:ins w:id="76" w:author="David das Neves" w:date="2025-09-02T18:45:00Z" w16du:dateUtc="2025-09-02T17:45:00Z"/>
          <w:lang w:val="es-ES"/>
        </w:rPr>
      </w:pPr>
      <w:ins w:id="77" w:author="David das Neves" w:date="2025-09-02T18:42:00Z" w16du:dateUtc="2025-09-02T17:42:00Z">
        <w:r>
          <w:rPr>
            <w:lang w:val="es-ES"/>
          </w:rPr>
          <w:t xml:space="preserve">A </w:t>
        </w:r>
      </w:ins>
      <w:proofErr w:type="spellStart"/>
      <w:ins w:id="78" w:author="David das Neves" w:date="2025-09-02T18:43:00Z" w16du:dateUtc="2025-09-02T17:43:00Z">
        <w:r>
          <w:rPr>
            <w:lang w:val="es-ES"/>
          </w:rPr>
          <w:t>estrutura</w:t>
        </w:r>
        <w:proofErr w:type="spellEnd"/>
        <w:r>
          <w:rPr>
            <w:lang w:val="es-ES"/>
          </w:rPr>
          <w:t xml:space="preserve"> base do </w:t>
        </w:r>
        <w:proofErr w:type="spellStart"/>
        <w:r>
          <w:rPr>
            <w:lang w:val="es-ES"/>
          </w:rPr>
          <w:t>website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foi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desenvolvida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com</w:t>
        </w:r>
        <w:proofErr w:type="spellEnd"/>
        <w:r>
          <w:rPr>
            <w:lang w:val="es-ES"/>
          </w:rPr>
          <w:t xml:space="preserve"> recurso a HTML (</w:t>
        </w:r>
        <w:proofErr w:type="spellStart"/>
        <w:r>
          <w:rPr>
            <w:lang w:val="es-ES"/>
          </w:rPr>
          <w:t>HyperText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Markup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Language</w:t>
        </w:r>
        <w:proofErr w:type="spellEnd"/>
        <w:r>
          <w:rPr>
            <w:lang w:val="es-ES"/>
          </w:rPr>
          <w:t xml:space="preserve">=, </w:t>
        </w:r>
        <w:proofErr w:type="spellStart"/>
        <w:r>
          <w:rPr>
            <w:lang w:val="es-ES"/>
          </w:rPr>
          <w:t>linguagem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marcação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responsável</w:t>
        </w:r>
        <w:proofErr w:type="spellEnd"/>
        <w:r>
          <w:rPr>
            <w:lang w:val="es-ES"/>
          </w:rPr>
          <w:t xml:space="preserve"> pela </w:t>
        </w:r>
        <w:proofErr w:type="spellStart"/>
        <w:r>
          <w:rPr>
            <w:lang w:val="es-ES"/>
          </w:rPr>
          <w:t>organização</w:t>
        </w:r>
        <w:proofErr w:type="spellEnd"/>
        <w:r>
          <w:rPr>
            <w:lang w:val="es-ES"/>
          </w:rPr>
          <w:t xml:space="preserve"> dos </w:t>
        </w:r>
        <w:proofErr w:type="spellStart"/>
        <w:r>
          <w:rPr>
            <w:lang w:val="es-ES"/>
          </w:rPr>
          <w:t>conteúdos</w:t>
        </w:r>
        <w:proofErr w:type="spellEnd"/>
        <w:r>
          <w:rPr>
            <w:lang w:val="es-ES"/>
          </w:rPr>
          <w:t xml:space="preserve"> e </w:t>
        </w:r>
      </w:ins>
      <w:ins w:id="79" w:author="David das Neves" w:date="2025-09-02T18:44:00Z" w16du:dateUtc="2025-09-02T17:44:00Z">
        <w:r>
          <w:rPr>
            <w:lang w:val="es-ES"/>
          </w:rPr>
          <w:t xml:space="preserve">pela </w:t>
        </w:r>
        <w:proofErr w:type="spellStart"/>
        <w:r>
          <w:rPr>
            <w:lang w:val="es-ES"/>
          </w:rPr>
          <w:t>definição</w:t>
        </w:r>
        <w:proofErr w:type="spellEnd"/>
        <w:r>
          <w:rPr>
            <w:lang w:val="es-ES"/>
          </w:rPr>
          <w:t xml:space="preserve"> da </w:t>
        </w:r>
        <w:proofErr w:type="spellStart"/>
        <w:r>
          <w:rPr>
            <w:lang w:val="es-ES"/>
          </w:rPr>
          <w:t>hierarquia</w:t>
        </w:r>
        <w:proofErr w:type="spellEnd"/>
        <w:r>
          <w:rPr>
            <w:lang w:val="es-ES"/>
          </w:rPr>
          <w:t xml:space="preserve"> das páginas. O uso de elementos semánticos em HTML </w:t>
        </w:r>
        <w:proofErr w:type="spellStart"/>
        <w:r>
          <w:rPr>
            <w:lang w:val="es-ES"/>
          </w:rPr>
          <w:t>contrui</w:t>
        </w:r>
        <w:proofErr w:type="spellEnd"/>
        <w:r>
          <w:rPr>
            <w:lang w:val="es-ES"/>
          </w:rPr>
          <w:t xml:space="preserve"> para a </w:t>
        </w:r>
        <w:proofErr w:type="spellStart"/>
        <w:r>
          <w:rPr>
            <w:lang w:val="es-ES"/>
          </w:rPr>
          <w:t>acessibilidade</w:t>
        </w:r>
        <w:proofErr w:type="spellEnd"/>
        <w:r>
          <w:rPr>
            <w:lang w:val="es-ES"/>
          </w:rPr>
          <w:t xml:space="preserve"> e para a </w:t>
        </w:r>
        <w:proofErr w:type="spellStart"/>
        <w:r>
          <w:rPr>
            <w:lang w:val="es-ES"/>
          </w:rPr>
          <w:t>otimização</w:t>
        </w:r>
      </w:ins>
      <w:proofErr w:type="spellEnd"/>
      <w:ins w:id="80" w:author="David das Neves" w:date="2025-09-02T18:45:00Z" w16du:dateUtc="2025-09-02T17:45:00Z">
        <w:r>
          <w:rPr>
            <w:lang w:val="es-ES"/>
          </w:rPr>
          <w:t xml:space="preserve"> nos motores de busca (Silva &amp; Costa, 2023).</w:t>
        </w:r>
      </w:ins>
    </w:p>
    <w:p w14:paraId="6B5366DC" w14:textId="6086EEE5" w:rsidR="00E77FB5" w:rsidRDefault="00724E0F" w:rsidP="008F65E5">
      <w:pPr>
        <w:rPr>
          <w:ins w:id="81" w:author="David das Neves" w:date="2025-09-02T19:25:00Z" w16du:dateUtc="2025-09-02T18:25:00Z"/>
          <w:lang w:val="es-ES"/>
        </w:rPr>
      </w:pPr>
      <w:ins w:id="82" w:author="David das Neves" w:date="2025-09-02T19:23:00Z" w16du:dateUtc="2025-09-02T18:23:00Z">
        <w:r>
          <w:rPr>
            <w:lang w:val="es-ES"/>
          </w:rPr>
          <w:t xml:space="preserve">A </w:t>
        </w:r>
        <w:proofErr w:type="spellStart"/>
        <w:r>
          <w:rPr>
            <w:lang w:val="es-ES"/>
          </w:rPr>
          <w:t>apresentação</w:t>
        </w:r>
        <w:proofErr w:type="spellEnd"/>
        <w:r>
          <w:rPr>
            <w:lang w:val="es-ES"/>
          </w:rPr>
          <w:t xml:space="preserve"> visual</w:t>
        </w:r>
      </w:ins>
      <w:ins w:id="83" w:author="David das Neves" w:date="2025-09-02T19:24:00Z" w16du:dateUtc="2025-09-02T18:24:00Z"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foi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assegurada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através</w:t>
        </w:r>
        <w:proofErr w:type="spellEnd"/>
        <w:r>
          <w:rPr>
            <w:lang w:val="es-ES"/>
          </w:rPr>
          <w:t xml:space="preserve"> de CSS (</w:t>
        </w:r>
        <w:proofErr w:type="spellStart"/>
        <w:r>
          <w:rPr>
            <w:lang w:val="es-ES"/>
          </w:rPr>
          <w:t>Cascading</w:t>
        </w:r>
        <w:proofErr w:type="spellEnd"/>
        <w:r>
          <w:rPr>
            <w:lang w:val="es-ES"/>
          </w:rPr>
          <w:t xml:space="preserve"> Style </w:t>
        </w:r>
        <w:proofErr w:type="spellStart"/>
        <w:r>
          <w:rPr>
            <w:lang w:val="es-ES"/>
          </w:rPr>
          <w:t>Sheets</w:t>
        </w:r>
        <w:proofErr w:type="spellEnd"/>
        <w:r>
          <w:rPr>
            <w:lang w:val="es-ES"/>
          </w:rPr>
          <w:t xml:space="preserve">), </w:t>
        </w:r>
        <w:proofErr w:type="spellStart"/>
        <w:r>
          <w:rPr>
            <w:lang w:val="es-ES"/>
          </w:rPr>
          <w:t>permitindo</w:t>
        </w:r>
        <w:proofErr w:type="spellEnd"/>
        <w:r>
          <w:rPr>
            <w:lang w:val="es-ES"/>
          </w:rPr>
          <w:t xml:space="preserve"> a </w:t>
        </w:r>
        <w:proofErr w:type="spellStart"/>
        <w:r>
          <w:rPr>
            <w:lang w:val="es-ES"/>
          </w:rPr>
          <w:t>separação</w:t>
        </w:r>
        <w:proofErr w:type="spellEnd"/>
        <w:r>
          <w:rPr>
            <w:lang w:val="es-ES"/>
          </w:rPr>
          <w:t xml:space="preserve"> entre </w:t>
        </w:r>
        <w:proofErr w:type="spellStart"/>
        <w:r>
          <w:rPr>
            <w:lang w:val="es-ES"/>
          </w:rPr>
          <w:t>conteúdo</w:t>
        </w:r>
        <w:proofErr w:type="spellEnd"/>
        <w:r>
          <w:rPr>
            <w:lang w:val="es-ES"/>
          </w:rPr>
          <w:t xml:space="preserve"> e estilo. Esta </w:t>
        </w:r>
        <w:proofErr w:type="spellStart"/>
        <w:r>
          <w:rPr>
            <w:lang w:val="es-ES"/>
          </w:rPr>
          <w:t>abordagem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facilipa</w:t>
        </w:r>
        <w:proofErr w:type="spellEnd"/>
        <w:r>
          <w:rPr>
            <w:lang w:val="es-ES"/>
          </w:rPr>
          <w:t xml:space="preserve"> a </w:t>
        </w:r>
        <w:proofErr w:type="spellStart"/>
        <w:r>
          <w:rPr>
            <w:lang w:val="es-ES"/>
          </w:rPr>
          <w:t>manutenção</w:t>
        </w:r>
        <w:proofErr w:type="spellEnd"/>
        <w:r>
          <w:rPr>
            <w:lang w:val="es-ES"/>
          </w:rPr>
          <w:t xml:space="preserve"> do código e </w:t>
        </w:r>
        <w:proofErr w:type="spellStart"/>
        <w:r>
          <w:rPr>
            <w:lang w:val="es-ES"/>
          </w:rPr>
          <w:t>promove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uma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experi</w:t>
        </w:r>
      </w:ins>
      <w:ins w:id="84" w:author="David das Neves" w:date="2025-09-02T19:25:00Z" w16du:dateUtc="2025-09-02T18:25:00Z">
        <w:r>
          <w:rPr>
            <w:lang w:val="es-ES"/>
          </w:rPr>
          <w:t>ê</w:t>
        </w:r>
      </w:ins>
      <w:ins w:id="85" w:author="David das Neves" w:date="2025-09-02T19:24:00Z" w16du:dateUtc="2025-09-02T18:24:00Z">
        <w:r>
          <w:rPr>
            <w:lang w:val="es-ES"/>
          </w:rPr>
          <w:t>ncia</w:t>
        </w:r>
        <w:proofErr w:type="spellEnd"/>
        <w:r>
          <w:rPr>
            <w:lang w:val="es-ES"/>
          </w:rPr>
          <w:t xml:space="preserve"> de utili</w:t>
        </w:r>
      </w:ins>
      <w:ins w:id="86" w:author="David das Neves" w:date="2025-09-02T19:25:00Z" w16du:dateUtc="2025-09-02T18:25:00Z">
        <w:r>
          <w:rPr>
            <w:lang w:val="es-ES"/>
          </w:rPr>
          <w:t xml:space="preserve">zador </w:t>
        </w:r>
        <w:proofErr w:type="spellStart"/>
        <w:r>
          <w:rPr>
            <w:lang w:val="es-ES"/>
          </w:rPr>
          <w:t>mais</w:t>
        </w:r>
        <w:proofErr w:type="spellEnd"/>
        <w:r>
          <w:rPr>
            <w:lang w:val="es-ES"/>
          </w:rPr>
          <w:t xml:space="preserve"> coherente </w:t>
        </w:r>
        <w:proofErr w:type="gramStart"/>
        <w:r>
          <w:rPr>
            <w:lang w:val="es-ES"/>
          </w:rPr>
          <w:t>e</w:t>
        </w:r>
        <w:proofErr w:type="gramEnd"/>
        <w:r>
          <w:rPr>
            <w:lang w:val="es-ES"/>
          </w:rPr>
          <w:t xml:space="preserve"> apelativa (Kumar &amp; Singh, 2022).</w:t>
        </w:r>
      </w:ins>
    </w:p>
    <w:p w14:paraId="523D08DB" w14:textId="021713C0" w:rsidR="00724E0F" w:rsidRDefault="00724E0F" w:rsidP="008F65E5">
      <w:pPr>
        <w:rPr>
          <w:ins w:id="87" w:author="David das Neves" w:date="2025-09-02T19:45:00Z" w16du:dateUtc="2025-09-02T18:45:00Z"/>
          <w:lang w:val="es-ES"/>
        </w:rPr>
      </w:pPr>
      <w:ins w:id="88" w:author="David das Neves" w:date="2025-09-02T19:25:00Z" w16du:dateUtc="2025-09-02T18:25:00Z">
        <w:r>
          <w:rPr>
            <w:lang w:val="es-ES"/>
          </w:rPr>
          <w:t xml:space="preserve">Para introducir </w:t>
        </w:r>
        <w:proofErr w:type="spellStart"/>
        <w:r>
          <w:rPr>
            <w:lang w:val="es-ES"/>
          </w:rPr>
          <w:t>interatividade</w:t>
        </w:r>
        <w:proofErr w:type="spellEnd"/>
        <w:r>
          <w:rPr>
            <w:lang w:val="es-ES"/>
          </w:rPr>
          <w:t xml:space="preserve"> e dinamismo, </w:t>
        </w:r>
        <w:proofErr w:type="spellStart"/>
        <w:r>
          <w:rPr>
            <w:lang w:val="es-ES"/>
          </w:rPr>
          <w:t>foi</w:t>
        </w:r>
        <w:proofErr w:type="spellEnd"/>
        <w:r>
          <w:rPr>
            <w:lang w:val="es-ES"/>
          </w:rPr>
          <w:t xml:space="preserve"> utilizado JavaScript, que </w:t>
        </w:r>
        <w:proofErr w:type="spellStart"/>
        <w:r>
          <w:rPr>
            <w:lang w:val="es-ES"/>
          </w:rPr>
          <w:t>po</w:t>
        </w:r>
      </w:ins>
      <w:ins w:id="89" w:author="David das Neves" w:date="2025-09-02T19:26:00Z" w16du:dateUtc="2025-09-02T18:26:00Z">
        <w:r>
          <w:rPr>
            <w:lang w:val="es-ES"/>
          </w:rPr>
          <w:t>ssibilita</w:t>
        </w:r>
        <w:proofErr w:type="spellEnd"/>
        <w:r>
          <w:rPr>
            <w:lang w:val="es-ES"/>
          </w:rPr>
          <w:t xml:space="preserve"> a </w:t>
        </w:r>
        <w:proofErr w:type="spellStart"/>
        <w:r>
          <w:rPr>
            <w:lang w:val="es-ES"/>
          </w:rPr>
          <w:t>validação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formulários</w:t>
        </w:r>
        <w:proofErr w:type="spellEnd"/>
        <w:r>
          <w:rPr>
            <w:lang w:val="es-ES"/>
          </w:rPr>
          <w:t xml:space="preserve">, a </w:t>
        </w:r>
        <w:proofErr w:type="spellStart"/>
        <w:r>
          <w:rPr>
            <w:lang w:val="es-ES"/>
          </w:rPr>
          <w:t>criação</w:t>
        </w:r>
        <w:proofErr w:type="spellEnd"/>
        <w:r>
          <w:rPr>
            <w:lang w:val="es-ES"/>
          </w:rPr>
          <w:t xml:space="preserve"> de elementos </w:t>
        </w:r>
        <w:proofErr w:type="spellStart"/>
        <w:r>
          <w:rPr>
            <w:lang w:val="es-ES"/>
          </w:rPr>
          <w:t>interativos</w:t>
        </w:r>
        <w:proofErr w:type="spellEnd"/>
        <w:r>
          <w:rPr>
            <w:lang w:val="es-ES"/>
          </w:rPr>
          <w:t xml:space="preserve"> e a </w:t>
        </w:r>
        <w:proofErr w:type="spellStart"/>
        <w:r>
          <w:rPr>
            <w:lang w:val="es-ES"/>
          </w:rPr>
          <w:t>adaptação</w:t>
        </w:r>
        <w:proofErr w:type="spellEnd"/>
        <w:r>
          <w:rPr>
            <w:lang w:val="es-ES"/>
          </w:rPr>
          <w:t xml:space="preserve"> da interface a diferentes dispositivos. A </w:t>
        </w:r>
        <w:proofErr w:type="spellStart"/>
        <w:r>
          <w:rPr>
            <w:lang w:val="es-ES"/>
          </w:rPr>
          <w:t>integração</w:t>
        </w:r>
        <w:proofErr w:type="spellEnd"/>
        <w:r>
          <w:rPr>
            <w:lang w:val="es-ES"/>
          </w:rPr>
          <w:t xml:space="preserve"> de funcionalidades como </w:t>
        </w:r>
        <w:proofErr w:type="spellStart"/>
        <w:r>
          <w:rPr>
            <w:lang w:val="es-ES"/>
          </w:rPr>
          <w:t>mascotes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interativas</w:t>
        </w:r>
      </w:ins>
      <w:proofErr w:type="spellEnd"/>
      <w:ins w:id="90" w:author="David das Neves" w:date="2025-09-02T19:27:00Z" w16du:dateUtc="2025-09-02T18:27:00Z">
        <w:r>
          <w:rPr>
            <w:lang w:val="es-ES"/>
          </w:rPr>
          <w:t xml:space="preserve"> e </w:t>
        </w:r>
        <w:proofErr w:type="spellStart"/>
        <w:r>
          <w:rPr>
            <w:lang w:val="es-ES"/>
          </w:rPr>
          <w:t>menus</w:t>
        </w:r>
        <w:proofErr w:type="spellEnd"/>
        <w:r>
          <w:rPr>
            <w:lang w:val="es-ES"/>
          </w:rPr>
          <w:t xml:space="preserve"> responsivos </w:t>
        </w:r>
        <w:proofErr w:type="spellStart"/>
        <w:r>
          <w:rPr>
            <w:lang w:val="es-ES"/>
          </w:rPr>
          <w:t>demonstra</w:t>
        </w:r>
        <w:proofErr w:type="spellEnd"/>
        <w:r>
          <w:rPr>
            <w:lang w:val="es-ES"/>
          </w:rPr>
          <w:t xml:space="preserve"> o potencial do JavaScript </w:t>
        </w:r>
        <w:proofErr w:type="spellStart"/>
        <w:r>
          <w:rPr>
            <w:lang w:val="es-ES"/>
          </w:rPr>
          <w:t>na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melhoria</w:t>
        </w:r>
        <w:proofErr w:type="spellEnd"/>
        <w:r>
          <w:rPr>
            <w:lang w:val="es-ES"/>
          </w:rPr>
          <w:t xml:space="preserve"> da </w:t>
        </w:r>
        <w:proofErr w:type="spellStart"/>
        <w:r>
          <w:rPr>
            <w:lang w:val="es-ES"/>
          </w:rPr>
          <w:t>usabilidade</w:t>
        </w:r>
        <w:proofErr w:type="spellEnd"/>
        <w:r>
          <w:rPr>
            <w:lang w:val="es-ES"/>
          </w:rPr>
          <w:t xml:space="preserve"> (Zhang &amp; Li, 2023).</w:t>
        </w:r>
      </w:ins>
    </w:p>
    <w:p w14:paraId="66F0BA49" w14:textId="7665CCC8" w:rsidR="003C23F3" w:rsidRDefault="003C23F3" w:rsidP="008F65E5">
      <w:pPr>
        <w:rPr>
          <w:ins w:id="91" w:author="David das Neves" w:date="2025-09-02T19:46:00Z" w16du:dateUtc="2025-09-02T18:46:00Z"/>
          <w:lang w:val="es-ES"/>
        </w:rPr>
      </w:pPr>
      <w:ins w:id="92" w:author="David das Neves" w:date="2025-09-02T19:45:00Z" w16du:dateUtc="2025-09-02T18:45:00Z">
        <w:r>
          <w:rPr>
            <w:lang w:val="es-ES"/>
          </w:rPr>
          <w:t xml:space="preserve">A persistencia dos dados </w:t>
        </w:r>
        <w:proofErr w:type="spellStart"/>
        <w:r>
          <w:rPr>
            <w:lang w:val="es-ES"/>
          </w:rPr>
          <w:t>foi</w:t>
        </w:r>
        <w:proofErr w:type="spellEnd"/>
        <w:r>
          <w:rPr>
            <w:lang w:val="es-ES"/>
          </w:rPr>
          <w:t xml:space="preserve"> garantida </w:t>
        </w:r>
        <w:proofErr w:type="spellStart"/>
        <w:r>
          <w:rPr>
            <w:lang w:val="es-ES"/>
          </w:rPr>
          <w:t>através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uma</w:t>
        </w:r>
        <w:proofErr w:type="spellEnd"/>
        <w:r>
          <w:rPr>
            <w:lang w:val="es-ES"/>
          </w:rPr>
          <w:t xml:space="preserve"> base de dados </w:t>
        </w:r>
        <w:proofErr w:type="spellStart"/>
        <w:r>
          <w:rPr>
            <w:lang w:val="es-ES"/>
          </w:rPr>
          <w:t>MysSQL</w:t>
        </w:r>
        <w:proofErr w:type="spellEnd"/>
        <w:r>
          <w:rPr>
            <w:lang w:val="es-ES"/>
          </w:rPr>
          <w:t xml:space="preserve">, que </w:t>
        </w:r>
        <w:proofErr w:type="spellStart"/>
        <w:r>
          <w:rPr>
            <w:lang w:val="es-ES"/>
          </w:rPr>
          <w:t>armazenou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informações</w:t>
        </w:r>
        <w:proofErr w:type="spellEnd"/>
        <w:r>
          <w:rPr>
            <w:lang w:val="es-ES"/>
          </w:rPr>
          <w:t xml:space="preserve"> relativas a utilizadores, </w:t>
        </w:r>
        <w:proofErr w:type="spellStart"/>
        <w:r>
          <w:rPr>
            <w:lang w:val="es-ES"/>
          </w:rPr>
          <w:t>registos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as</w:t>
        </w:r>
      </w:ins>
      <w:ins w:id="93" w:author="David das Neves" w:date="2025-09-02T19:46:00Z" w16du:dateUtc="2025-09-02T18:46:00Z">
        <w:r>
          <w:rPr>
            <w:lang w:val="es-ES"/>
          </w:rPr>
          <w:t>siduidade</w:t>
        </w:r>
        <w:proofErr w:type="spellEnd"/>
        <w:r>
          <w:rPr>
            <w:lang w:val="es-ES"/>
          </w:rPr>
          <w:t xml:space="preserve"> e </w:t>
        </w:r>
        <w:proofErr w:type="spellStart"/>
        <w:r>
          <w:rPr>
            <w:lang w:val="es-ES"/>
          </w:rPr>
          <w:t>avaliações</w:t>
        </w:r>
        <w:proofErr w:type="spellEnd"/>
        <w:r>
          <w:rPr>
            <w:lang w:val="es-ES"/>
          </w:rPr>
          <w:t xml:space="preserve">. A </w:t>
        </w:r>
        <w:proofErr w:type="spellStart"/>
        <w:r>
          <w:rPr>
            <w:lang w:val="es-ES"/>
          </w:rPr>
          <w:t>integração</w:t>
        </w:r>
        <w:proofErr w:type="spellEnd"/>
        <w:r>
          <w:rPr>
            <w:lang w:val="es-ES"/>
          </w:rPr>
          <w:t xml:space="preserve"> entre PHP e MySQL </w:t>
        </w:r>
        <w:proofErr w:type="spellStart"/>
        <w:r>
          <w:rPr>
            <w:lang w:val="es-ES"/>
          </w:rPr>
          <w:t>permitiu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uma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gestão</w:t>
        </w:r>
        <w:proofErr w:type="spellEnd"/>
        <w:r>
          <w:rPr>
            <w:lang w:val="es-ES"/>
          </w:rPr>
          <w:t xml:space="preserve"> eficiente </w:t>
        </w:r>
        <w:proofErr w:type="gramStart"/>
        <w:r>
          <w:rPr>
            <w:lang w:val="es-ES"/>
          </w:rPr>
          <w:t>e</w:t>
        </w:r>
        <w:proofErr w:type="gramEnd"/>
        <w:r>
          <w:rPr>
            <w:lang w:val="es-ES"/>
          </w:rPr>
          <w:t xml:space="preserve"> segura da </w:t>
        </w:r>
        <w:proofErr w:type="spellStart"/>
        <w:r>
          <w:rPr>
            <w:lang w:val="es-ES"/>
          </w:rPr>
          <w:t>informação</w:t>
        </w:r>
        <w:proofErr w:type="spellEnd"/>
        <w:r>
          <w:rPr>
            <w:lang w:val="es-ES"/>
          </w:rPr>
          <w:t xml:space="preserve"> (Oliveira &amp; Martins,2022).</w:t>
        </w:r>
      </w:ins>
    </w:p>
    <w:p w14:paraId="68B01E67" w14:textId="10A7CED2" w:rsidR="003C23F3" w:rsidRDefault="003C23F3" w:rsidP="008F65E5">
      <w:pPr>
        <w:rPr>
          <w:ins w:id="94" w:author="David das Neves" w:date="2025-09-02T18:41:00Z" w16du:dateUtc="2025-09-02T17:41:00Z"/>
          <w:lang w:val="es-ES"/>
        </w:rPr>
      </w:pPr>
      <w:ins w:id="95" w:author="David das Neves" w:date="2025-09-02T19:47:00Z" w16du:dateUtc="2025-09-02T18:47:00Z">
        <w:r>
          <w:rPr>
            <w:lang w:val="es-ES"/>
          </w:rPr>
          <w:t xml:space="preserve">Por </w:t>
        </w:r>
        <w:proofErr w:type="spellStart"/>
        <w:r>
          <w:rPr>
            <w:lang w:val="es-ES"/>
          </w:rPr>
          <w:t>fim</w:t>
        </w:r>
        <w:proofErr w:type="spellEnd"/>
        <w:r>
          <w:rPr>
            <w:lang w:val="es-ES"/>
          </w:rPr>
          <w:t xml:space="preserve">, </w:t>
        </w:r>
        <w:proofErr w:type="spellStart"/>
        <w:r>
          <w:rPr>
            <w:lang w:val="es-ES"/>
          </w:rPr>
          <w:t>foram</w:t>
        </w:r>
        <w:proofErr w:type="spellEnd"/>
        <w:r>
          <w:rPr>
            <w:lang w:val="es-ES"/>
          </w:rPr>
          <w:t xml:space="preserve"> aplicadas boas </w:t>
        </w:r>
        <w:proofErr w:type="spellStart"/>
        <w:r>
          <w:rPr>
            <w:lang w:val="es-ES"/>
          </w:rPr>
          <w:t>práticas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desenvolvimento</w:t>
        </w:r>
        <w:proofErr w:type="spellEnd"/>
        <w:r>
          <w:rPr>
            <w:lang w:val="es-ES"/>
          </w:rPr>
          <w:t xml:space="preserve"> web, como a </w:t>
        </w:r>
        <w:proofErr w:type="spellStart"/>
        <w:r>
          <w:rPr>
            <w:lang w:val="es-ES"/>
          </w:rPr>
          <w:t>separação</w:t>
        </w:r>
        <w:proofErr w:type="spellEnd"/>
        <w:r>
          <w:rPr>
            <w:lang w:val="es-ES"/>
          </w:rPr>
          <w:t xml:space="preserve"> de responsabilidades, a </w:t>
        </w:r>
        <w:proofErr w:type="spellStart"/>
        <w:r>
          <w:rPr>
            <w:lang w:val="es-ES"/>
          </w:rPr>
          <w:t>modularidade</w:t>
        </w:r>
        <w:proofErr w:type="spellEnd"/>
        <w:r>
          <w:rPr>
            <w:lang w:val="es-ES"/>
          </w:rPr>
          <w:t xml:space="preserve"> do código e a </w:t>
        </w:r>
        <w:proofErr w:type="spellStart"/>
        <w:r>
          <w:rPr>
            <w:lang w:val="es-ES"/>
          </w:rPr>
          <w:t>adoção</w:t>
        </w:r>
        <w:proofErr w:type="spellEnd"/>
        <w:r>
          <w:rPr>
            <w:lang w:val="es-ES"/>
          </w:rPr>
          <w:t xml:space="preserve"> de medidas de </w:t>
        </w:r>
        <w:proofErr w:type="spellStart"/>
        <w:r>
          <w:rPr>
            <w:lang w:val="es-ES"/>
          </w:rPr>
          <w:t>segurança</w:t>
        </w:r>
        <w:proofErr w:type="spellEnd"/>
        <w:r>
          <w:rPr>
            <w:lang w:val="es-ES"/>
          </w:rPr>
          <w:t>, co</w:t>
        </w:r>
      </w:ins>
      <w:ins w:id="96" w:author="David das Neves" w:date="2025-09-02T19:48:00Z" w16du:dateUtc="2025-09-02T18:48:00Z">
        <w:r>
          <w:rPr>
            <w:lang w:val="es-ES"/>
          </w:rPr>
          <w:t>nforme recomendado por Al-</w:t>
        </w:r>
        <w:proofErr w:type="spellStart"/>
        <w:r>
          <w:rPr>
            <w:lang w:val="es-ES"/>
          </w:rPr>
          <w:t>Hawari</w:t>
        </w:r>
        <w:proofErr w:type="spellEnd"/>
        <w:r>
          <w:rPr>
            <w:lang w:val="es-ES"/>
          </w:rPr>
          <w:t xml:space="preserve"> </w:t>
        </w:r>
        <w:proofErr w:type="gramStart"/>
        <w:r>
          <w:rPr>
            <w:lang w:val="es-ES"/>
          </w:rPr>
          <w:t>et al.(</w:t>
        </w:r>
        <w:proofErr w:type="gramEnd"/>
        <w:r>
          <w:rPr>
            <w:lang w:val="es-ES"/>
          </w:rPr>
          <w:t xml:space="preserve">2021) e </w:t>
        </w:r>
        <w:proofErr w:type="spellStart"/>
        <w:r>
          <w:rPr>
            <w:lang w:val="es-ES"/>
          </w:rPr>
          <w:t>Wazid</w:t>
        </w:r>
        <w:proofErr w:type="spellEnd"/>
        <w:r>
          <w:rPr>
            <w:lang w:val="es-ES"/>
          </w:rPr>
          <w:t xml:space="preserve"> et al. (20</w:t>
        </w:r>
      </w:ins>
      <w:ins w:id="97" w:author="David das Neves" w:date="2025-09-02T19:49:00Z" w16du:dateUtc="2025-09-02T18:49:00Z">
        <w:r>
          <w:rPr>
            <w:lang w:val="es-ES"/>
          </w:rPr>
          <w:t>03).</w:t>
        </w:r>
      </w:ins>
    </w:p>
    <w:p w14:paraId="5C5F4DF7" w14:textId="56AB16E4" w:rsidR="008F65E5" w:rsidRDefault="008F65E5" w:rsidP="003C23F3">
      <w:pPr>
        <w:rPr>
          <w:lang w:val="es-ES"/>
        </w:rPr>
      </w:pPr>
    </w:p>
    <w:p w14:paraId="16269627" w14:textId="77777777" w:rsidR="008F65E5" w:rsidRPr="008F65E5" w:rsidRDefault="008F65E5">
      <w:pPr>
        <w:rPr>
          <w:b/>
          <w:rPrChange w:id="98" w:author="David das Neves" w:date="2025-09-02T18:04:00Z" w16du:dateUtc="2025-09-02T17:04:00Z">
            <w:rPr>
              <w:rFonts w:cs="Times New Roman"/>
              <w:b w:val="0"/>
              <w:szCs w:val="24"/>
              <w:lang w:val="es-ES" w:eastAsia="es-ES"/>
            </w:rPr>
          </w:rPrChange>
        </w:rPr>
        <w:pPrChange w:id="99" w:author="David das Neves" w:date="2025-09-02T18:04:00Z" w16du:dateUtc="2025-09-02T17:04:00Z">
          <w:pPr>
            <w:pStyle w:val="Cabealho1"/>
          </w:pPr>
        </w:pPrChange>
      </w:pPr>
    </w:p>
    <w:p w14:paraId="4628AB75" w14:textId="77777777" w:rsidR="00B959AF" w:rsidRDefault="00B959AF" w:rsidP="00715D70">
      <w:pPr>
        <w:rPr>
          <w:lang w:val="es-ES"/>
        </w:rPr>
      </w:pPr>
    </w:p>
    <w:p w14:paraId="5A33262E" w14:textId="77777777" w:rsidR="00B959AF" w:rsidRPr="00AE6022" w:rsidRDefault="00B959AF" w:rsidP="00715D70">
      <w:pPr>
        <w:rPr>
          <w:lang w:val="es-ES"/>
        </w:rPr>
      </w:pPr>
    </w:p>
    <w:p w14:paraId="5DA71FBE" w14:textId="77777777" w:rsidR="0055254E" w:rsidRPr="00715D70" w:rsidRDefault="00185C8B" w:rsidP="00185C8B">
      <w:pPr>
        <w:pStyle w:val="Cabealho1"/>
        <w:rPr>
          <w:rFonts w:cs="Times New Roman"/>
          <w:szCs w:val="24"/>
          <w:lang w:val="es-ES" w:eastAsia="es-ES"/>
        </w:rPr>
      </w:pPr>
      <w:r>
        <w:rPr>
          <w:caps/>
        </w:rPr>
        <w:br w:type="page"/>
      </w:r>
      <w:bookmarkStart w:id="100" w:name="_Toc207896654"/>
      <w:r w:rsidR="0055254E">
        <w:rPr>
          <w:caps/>
        </w:rPr>
        <w:lastRenderedPageBreak/>
        <w:t xml:space="preserve">DESCRIÇÃO </w:t>
      </w:r>
      <w:r w:rsidR="0055254E" w:rsidRPr="00185C8B">
        <w:t>DAS</w:t>
      </w:r>
      <w:r w:rsidR="0055254E">
        <w:rPr>
          <w:caps/>
        </w:rPr>
        <w:t xml:space="preserve"> TAREFAS REALIZADAS</w:t>
      </w:r>
      <w:bookmarkEnd w:id="100"/>
      <w:r w:rsidR="0055254E" w:rsidRPr="00715D70">
        <w:rPr>
          <w:caps/>
        </w:rPr>
        <w:t xml:space="preserve"> </w:t>
      </w:r>
    </w:p>
    <w:p w14:paraId="506F2502" w14:textId="2366632E" w:rsidR="008F65E5" w:rsidRDefault="008F65E5" w:rsidP="008F65E5">
      <w:pPr>
        <w:rPr>
          <w:lang w:val="es-ES"/>
        </w:rPr>
      </w:pPr>
      <w:r>
        <w:rPr>
          <w:lang w:val="es-ES"/>
        </w:rPr>
        <w:t xml:space="preserve">Durante o </w:t>
      </w:r>
      <w:proofErr w:type="spellStart"/>
      <w:r>
        <w:rPr>
          <w:lang w:val="es-ES"/>
        </w:rPr>
        <w:t>estágio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esforcei</w:t>
      </w:r>
      <w:proofErr w:type="spellEnd"/>
      <w:r>
        <w:rPr>
          <w:lang w:val="es-ES"/>
        </w:rPr>
        <w:t xml:space="preserve">-me por aplicar as boas </w:t>
      </w:r>
      <w:proofErr w:type="spellStart"/>
      <w:r>
        <w:rPr>
          <w:lang w:val="es-ES"/>
        </w:rPr>
        <w:t>práticas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web, </w:t>
      </w:r>
      <w:proofErr w:type="gramStart"/>
      <w:r>
        <w:rPr>
          <w:lang w:val="es-ES"/>
        </w:rPr>
        <w:t xml:space="preserve">que  </w:t>
      </w:r>
      <w:proofErr w:type="spellStart"/>
      <w:r>
        <w:rPr>
          <w:lang w:val="es-ES"/>
        </w:rPr>
        <w:t>consistem</w:t>
      </w:r>
      <w:proofErr w:type="spellEnd"/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num</w:t>
      </w:r>
      <w:proofErr w:type="spellEnd"/>
      <w:r>
        <w:rPr>
          <w:lang w:val="es-ES"/>
        </w:rPr>
        <w:t xml:space="preserve"> conjunto de </w:t>
      </w:r>
      <w:proofErr w:type="spellStart"/>
      <w:r>
        <w:rPr>
          <w:lang w:val="es-ES"/>
        </w:rPr>
        <w:t>princípios</w:t>
      </w:r>
      <w:proofErr w:type="spellEnd"/>
      <w:r>
        <w:rPr>
          <w:lang w:val="es-ES"/>
        </w:rPr>
        <w:t xml:space="preserve"> e técnicas que </w:t>
      </w:r>
      <w:proofErr w:type="spellStart"/>
      <w:r>
        <w:rPr>
          <w:lang w:val="es-ES"/>
        </w:rPr>
        <w:t>visam</w:t>
      </w:r>
      <w:proofErr w:type="spellEnd"/>
      <w:r>
        <w:rPr>
          <w:lang w:val="es-ES"/>
        </w:rPr>
        <w:t xml:space="preserve"> garantir que os </w:t>
      </w:r>
      <w:proofErr w:type="spellStart"/>
      <w:r>
        <w:rPr>
          <w:lang w:val="es-ES"/>
        </w:rPr>
        <w:t>websites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sejam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acessíveis</w:t>
      </w:r>
      <w:proofErr w:type="spellEnd"/>
      <w:r>
        <w:rPr>
          <w:lang w:val="es-ES"/>
        </w:rPr>
        <w:t xml:space="preserve">, eficientes, seguros, </w:t>
      </w:r>
      <w:proofErr w:type="spellStart"/>
      <w:r>
        <w:rPr>
          <w:lang w:val="es-ES"/>
        </w:rPr>
        <w:t>reponsivos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fáceis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manter</w:t>
      </w:r>
      <w:proofErr w:type="spellEnd"/>
      <w:r>
        <w:rPr>
          <w:lang w:val="es-ES"/>
        </w:rPr>
        <w:t xml:space="preserve">. Estas </w:t>
      </w:r>
      <w:proofErr w:type="spellStart"/>
      <w:r>
        <w:rPr>
          <w:lang w:val="es-ES"/>
        </w:rPr>
        <w:t>práticas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incluem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separação</w:t>
      </w:r>
      <w:proofErr w:type="spellEnd"/>
      <w:r>
        <w:rPr>
          <w:lang w:val="es-ES"/>
        </w:rPr>
        <w:t xml:space="preserve"> entre </w:t>
      </w:r>
      <w:proofErr w:type="spellStart"/>
      <w:r>
        <w:rPr>
          <w:lang w:val="es-ES"/>
        </w:rPr>
        <w:t>estrutura</w:t>
      </w:r>
      <w:proofErr w:type="spellEnd"/>
      <w:r>
        <w:rPr>
          <w:lang w:val="es-ES"/>
        </w:rPr>
        <w:t xml:space="preserve"> HTML, estilo CSS e </w:t>
      </w:r>
      <w:proofErr w:type="spellStart"/>
      <w:r>
        <w:rPr>
          <w:lang w:val="es-ES"/>
        </w:rPr>
        <w:t>comportamento</w:t>
      </w:r>
      <w:proofErr w:type="spellEnd"/>
      <w:r>
        <w:rPr>
          <w:lang w:val="es-ES"/>
        </w:rPr>
        <w:t xml:space="preserve"> JavaScript, a </w:t>
      </w:r>
      <w:proofErr w:type="spellStart"/>
      <w:r>
        <w:rPr>
          <w:lang w:val="es-ES"/>
        </w:rPr>
        <w:t>utilização</w:t>
      </w:r>
      <w:proofErr w:type="spellEnd"/>
      <w:r>
        <w:rPr>
          <w:lang w:val="es-ES"/>
        </w:rPr>
        <w:t xml:space="preserve"> de código </w:t>
      </w:r>
      <w:proofErr w:type="spellStart"/>
      <w:r>
        <w:rPr>
          <w:lang w:val="es-ES"/>
        </w:rPr>
        <w:t>semântico</w:t>
      </w:r>
      <w:proofErr w:type="spellEnd"/>
      <w:r>
        <w:rPr>
          <w:lang w:val="es-ES"/>
        </w:rPr>
        <w:t xml:space="preserve">, a </w:t>
      </w:r>
      <w:proofErr w:type="spellStart"/>
      <w:r>
        <w:rPr>
          <w:lang w:val="es-ES"/>
        </w:rPr>
        <w:t>otimização</w:t>
      </w:r>
      <w:proofErr w:type="spellEnd"/>
      <w:r>
        <w:rPr>
          <w:lang w:val="es-ES"/>
        </w:rPr>
        <w:t xml:space="preserve"> para dispositivos </w:t>
      </w:r>
      <w:proofErr w:type="spellStart"/>
      <w:r>
        <w:rPr>
          <w:lang w:val="es-ES"/>
        </w:rPr>
        <w:t>móveis</w:t>
      </w:r>
      <w:proofErr w:type="spellEnd"/>
      <w:r>
        <w:rPr>
          <w:lang w:val="es-ES"/>
        </w:rPr>
        <w:t xml:space="preserve">, a </w:t>
      </w:r>
      <w:proofErr w:type="spellStart"/>
      <w:r>
        <w:rPr>
          <w:lang w:val="es-ES"/>
        </w:rPr>
        <w:t>acessibilidade</w:t>
      </w:r>
      <w:proofErr w:type="spellEnd"/>
      <w:r>
        <w:rPr>
          <w:lang w:val="es-ES"/>
        </w:rPr>
        <w:t xml:space="preserve"> para todos os utilizadores e a </w:t>
      </w:r>
      <w:proofErr w:type="spellStart"/>
      <w:r>
        <w:rPr>
          <w:lang w:val="es-ES"/>
        </w:rPr>
        <w:t>adoção</w:t>
      </w:r>
      <w:proofErr w:type="spellEnd"/>
      <w:r>
        <w:rPr>
          <w:lang w:val="es-ES"/>
        </w:rPr>
        <w:t xml:space="preserve"> de medidas de </w:t>
      </w:r>
      <w:proofErr w:type="spellStart"/>
      <w:r>
        <w:rPr>
          <w:lang w:val="es-ES"/>
        </w:rPr>
        <w:t>segurança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adequadas</w:t>
      </w:r>
      <w:proofErr w:type="spellEnd"/>
      <w:r>
        <w:rPr>
          <w:lang w:val="es-ES"/>
        </w:rPr>
        <w:t xml:space="preserve">. A </w:t>
      </w:r>
      <w:proofErr w:type="spellStart"/>
      <w:r>
        <w:rPr>
          <w:lang w:val="es-ES"/>
        </w:rPr>
        <w:t>aplicação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destas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práticas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contribui</w:t>
      </w:r>
      <w:proofErr w:type="spellEnd"/>
      <w:r>
        <w:rPr>
          <w:lang w:val="es-ES"/>
        </w:rPr>
        <w:t xml:space="preserve"> para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melhor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do utilizador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facilita a </w:t>
      </w:r>
      <w:proofErr w:type="spellStart"/>
      <w:r>
        <w:rPr>
          <w:lang w:val="es-ES"/>
        </w:rPr>
        <w:t>manutenção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escalabilidade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projeto</w:t>
      </w:r>
      <w:proofErr w:type="spellEnd"/>
      <w:r>
        <w:rPr>
          <w:lang w:val="es-ES"/>
        </w:rPr>
        <w:t xml:space="preserve"> (</w:t>
      </w:r>
      <w:r w:rsidRPr="00125FD1">
        <w:t>Al-Hawari</w:t>
      </w:r>
      <w:r>
        <w:t>, 2021)</w:t>
      </w:r>
      <w:r>
        <w:rPr>
          <w:lang w:val="es-ES"/>
        </w:rPr>
        <w:t>.</w:t>
      </w:r>
    </w:p>
    <w:p w14:paraId="19477F3C" w14:textId="54E0E693" w:rsidR="00185A43" w:rsidRDefault="008F65E5" w:rsidP="00185A43">
      <w:pPr>
        <w:rPr>
          <w:ins w:id="101" w:author="David das Neves" w:date="2025-09-02T20:23:00Z" w16du:dateUtc="2025-09-02T19:23:00Z"/>
          <w:lang w:val="es-ES"/>
        </w:rPr>
      </w:pP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página inicial, é </w:t>
      </w:r>
      <w:proofErr w:type="spellStart"/>
      <w:r>
        <w:rPr>
          <w:lang w:val="es-ES"/>
        </w:rPr>
        <w:t>apresentado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vídeo institucional do </w:t>
      </w:r>
      <w:proofErr w:type="spellStart"/>
      <w:r>
        <w:rPr>
          <w:lang w:val="es-ES"/>
        </w:rPr>
        <w:t>infantário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elemento </w:t>
      </w:r>
      <w:proofErr w:type="spellStart"/>
      <w:r>
        <w:rPr>
          <w:lang w:val="es-ES"/>
        </w:rPr>
        <w:t>iframe</w:t>
      </w:r>
      <w:proofErr w:type="spellEnd"/>
      <w:r>
        <w:rPr>
          <w:lang w:val="es-ES"/>
        </w:rPr>
        <w:t xml:space="preserve"> </w:t>
      </w:r>
      <w:ins w:id="102" w:author="David das Neves" w:date="2025-09-02T20:21:00Z" w16du:dateUtc="2025-09-02T19:21:00Z">
        <w:r w:rsidR="00360508">
          <w:rPr>
            <w:lang w:val="es-ES"/>
          </w:rPr>
          <w:t xml:space="preserve">seguido por </w:t>
        </w:r>
        <w:proofErr w:type="spellStart"/>
        <w:r w:rsidR="00360508">
          <w:rPr>
            <w:lang w:val="es-ES"/>
          </w:rPr>
          <w:t>uma</w:t>
        </w:r>
        <w:proofErr w:type="spellEnd"/>
        <w:r w:rsidR="00360508">
          <w:rPr>
            <w:lang w:val="es-ES"/>
          </w:rPr>
          <w:t xml:space="preserve"> </w:t>
        </w:r>
        <w:proofErr w:type="spellStart"/>
        <w:r w:rsidR="00360508">
          <w:rPr>
            <w:lang w:val="es-ES"/>
          </w:rPr>
          <w:t>descrição</w:t>
        </w:r>
        <w:proofErr w:type="spellEnd"/>
        <w:r w:rsidR="00360508">
          <w:rPr>
            <w:lang w:val="es-ES"/>
          </w:rPr>
          <w:t xml:space="preserve"> </w:t>
        </w:r>
        <w:r w:rsidR="00185A43">
          <w:rPr>
            <w:lang w:val="es-ES"/>
          </w:rPr>
          <w:t xml:space="preserve">da </w:t>
        </w:r>
        <w:proofErr w:type="spellStart"/>
        <w:r w:rsidR="00185A43">
          <w:rPr>
            <w:lang w:val="es-ES"/>
          </w:rPr>
          <w:t>Missão</w:t>
        </w:r>
        <w:proofErr w:type="spellEnd"/>
        <w:r w:rsidR="00185A43">
          <w:rPr>
            <w:lang w:val="es-ES"/>
          </w:rPr>
          <w:t xml:space="preserve"> do </w:t>
        </w:r>
        <w:proofErr w:type="spellStart"/>
        <w:r w:rsidR="00185A43">
          <w:rPr>
            <w:lang w:val="es-ES"/>
          </w:rPr>
          <w:t>infantário</w:t>
        </w:r>
      </w:ins>
      <w:proofErr w:type="spellEnd"/>
      <w:ins w:id="103" w:author="David das Neves" w:date="2025-09-02T20:28:00Z" w16du:dateUtc="2025-09-02T19:28:00Z">
        <w:r w:rsidR="00185A43">
          <w:rPr>
            <w:lang w:val="es-ES"/>
          </w:rPr>
          <w:t xml:space="preserve"> (Figura 1 e 2)</w:t>
        </w:r>
      </w:ins>
      <w:ins w:id="104" w:author="David das Neves" w:date="2025-09-02T20:21:00Z" w16du:dateUtc="2025-09-02T19:21:00Z">
        <w:r w:rsidR="00185A43">
          <w:rPr>
            <w:lang w:val="es-ES"/>
          </w:rPr>
          <w:t xml:space="preserve"> </w:t>
        </w:r>
        <w:proofErr w:type="spellStart"/>
        <w:r w:rsidR="00185A43">
          <w:rPr>
            <w:lang w:val="es-ES"/>
          </w:rPr>
          <w:t>enquanto</w:t>
        </w:r>
        <w:proofErr w:type="spellEnd"/>
        <w:r w:rsidR="00185A43">
          <w:rPr>
            <w:lang w:val="es-ES"/>
          </w:rPr>
          <w:t xml:space="preserve"> </w:t>
        </w:r>
        <w:proofErr w:type="spellStart"/>
        <w:r w:rsidR="00185A43">
          <w:rPr>
            <w:lang w:val="es-ES"/>
          </w:rPr>
          <w:t>uma</w:t>
        </w:r>
        <w:proofErr w:type="spellEnd"/>
        <w:r w:rsidR="00185A43">
          <w:rPr>
            <w:lang w:val="es-ES"/>
          </w:rPr>
          <w:t xml:space="preserve"> </w:t>
        </w:r>
        <w:proofErr w:type="spellStart"/>
        <w:r w:rsidR="00185A43">
          <w:rPr>
            <w:lang w:val="es-ES"/>
          </w:rPr>
          <w:t>instituição</w:t>
        </w:r>
        <w:proofErr w:type="spellEnd"/>
        <w:r w:rsidR="00185A43">
          <w:rPr>
            <w:lang w:val="es-ES"/>
          </w:rPr>
          <w:t xml:space="preserve"> de </w:t>
        </w:r>
        <w:proofErr w:type="spellStart"/>
        <w:r w:rsidR="00185A43">
          <w:rPr>
            <w:lang w:val="es-ES"/>
          </w:rPr>
          <w:t>educação</w:t>
        </w:r>
      </w:ins>
      <w:proofErr w:type="spellEnd"/>
      <w:ins w:id="105" w:author="David das Neves" w:date="2025-09-02T20:25:00Z" w16du:dateUtc="2025-09-02T19:25:00Z">
        <w:r w:rsidR="00185A43">
          <w:rPr>
            <w:lang w:val="es-ES"/>
          </w:rPr>
          <w:t xml:space="preserve"> onde </w:t>
        </w:r>
      </w:ins>
      <w:proofErr w:type="spellStart"/>
      <w:ins w:id="106" w:author="David das Neves" w:date="2025-09-02T20:23:00Z" w16du:dateUtc="2025-09-02T19:23:00Z">
        <w:r w:rsidR="00185A43">
          <w:rPr>
            <w:lang w:val="es-ES"/>
          </w:rPr>
          <w:t>utilizei</w:t>
        </w:r>
        <w:proofErr w:type="spellEnd"/>
        <w:r w:rsidR="00185A43">
          <w:rPr>
            <w:lang w:val="es-ES"/>
          </w:rPr>
          <w:t xml:space="preserve"> diversos elementos HTML </w:t>
        </w:r>
        <w:proofErr w:type="spellStart"/>
        <w:r w:rsidR="00185A43">
          <w:rPr>
            <w:lang w:val="es-ES"/>
          </w:rPr>
          <w:t>com</w:t>
        </w:r>
        <w:proofErr w:type="spellEnd"/>
        <w:r w:rsidR="00185A43">
          <w:rPr>
            <w:lang w:val="es-ES"/>
          </w:rPr>
          <w:t xml:space="preserve"> </w:t>
        </w:r>
        <w:proofErr w:type="spellStart"/>
        <w:r w:rsidR="00185A43">
          <w:rPr>
            <w:lang w:val="es-ES"/>
          </w:rPr>
          <w:t>o</w:t>
        </w:r>
        <w:proofErr w:type="spellEnd"/>
        <w:r w:rsidR="00185A43">
          <w:rPr>
            <w:lang w:val="es-ES"/>
          </w:rPr>
          <w:t xml:space="preserve"> objetivo de </w:t>
        </w:r>
        <w:proofErr w:type="spellStart"/>
        <w:r w:rsidR="00185A43">
          <w:rPr>
            <w:lang w:val="es-ES"/>
          </w:rPr>
          <w:t>apresentar</w:t>
        </w:r>
        <w:proofErr w:type="spellEnd"/>
        <w:r w:rsidR="00185A43">
          <w:rPr>
            <w:lang w:val="es-ES"/>
          </w:rPr>
          <w:t xml:space="preserve"> de forma clara e </w:t>
        </w:r>
        <w:proofErr w:type="spellStart"/>
        <w:r w:rsidR="00185A43">
          <w:rPr>
            <w:lang w:val="es-ES"/>
          </w:rPr>
          <w:t>estruturada</w:t>
        </w:r>
        <w:proofErr w:type="spellEnd"/>
        <w:r w:rsidR="00185A43">
          <w:rPr>
            <w:lang w:val="es-ES"/>
          </w:rPr>
          <w:t xml:space="preserve"> os valores e </w:t>
        </w:r>
        <w:proofErr w:type="spellStart"/>
        <w:r w:rsidR="00185A43">
          <w:rPr>
            <w:lang w:val="es-ES"/>
          </w:rPr>
          <w:t>princípios</w:t>
        </w:r>
        <w:proofErr w:type="spellEnd"/>
        <w:r w:rsidR="00185A43">
          <w:rPr>
            <w:lang w:val="es-ES"/>
          </w:rPr>
          <w:t xml:space="preserve"> orientadores do </w:t>
        </w:r>
        <w:proofErr w:type="spellStart"/>
        <w:r w:rsidR="00185A43">
          <w:rPr>
            <w:lang w:val="es-ES"/>
          </w:rPr>
          <w:t>Jardim</w:t>
        </w:r>
        <w:proofErr w:type="spellEnd"/>
        <w:r w:rsidR="00185A43">
          <w:rPr>
            <w:lang w:val="es-ES"/>
          </w:rPr>
          <w:t xml:space="preserve"> de </w:t>
        </w:r>
        <w:proofErr w:type="spellStart"/>
        <w:r w:rsidR="00185A43">
          <w:rPr>
            <w:lang w:val="es-ES"/>
          </w:rPr>
          <w:t>Infância</w:t>
        </w:r>
        <w:proofErr w:type="spellEnd"/>
        <w:r w:rsidR="00185A43">
          <w:rPr>
            <w:lang w:val="es-ES"/>
          </w:rPr>
          <w:t xml:space="preserve"> a </w:t>
        </w:r>
        <w:proofErr w:type="spellStart"/>
        <w:r w:rsidR="00185A43">
          <w:rPr>
            <w:lang w:val="es-ES"/>
          </w:rPr>
          <w:t>Estrelinha</w:t>
        </w:r>
        <w:proofErr w:type="spellEnd"/>
        <w:r w:rsidR="00185A43">
          <w:rPr>
            <w:lang w:val="es-ES"/>
          </w:rPr>
          <w:t xml:space="preserve"> </w:t>
        </w:r>
        <w:proofErr w:type="spellStart"/>
        <w:r w:rsidR="00185A43">
          <w:rPr>
            <w:lang w:val="es-ES"/>
          </w:rPr>
          <w:t>Amarela</w:t>
        </w:r>
        <w:proofErr w:type="spellEnd"/>
        <w:r w:rsidR="00185A43">
          <w:rPr>
            <w:lang w:val="es-ES"/>
          </w:rPr>
          <w:t>.</w:t>
        </w:r>
      </w:ins>
    </w:p>
    <w:p w14:paraId="66E8F2C4" w14:textId="039A1389" w:rsidR="00185A43" w:rsidRDefault="00185A43" w:rsidP="00185A43">
      <w:pPr>
        <w:rPr>
          <w:ins w:id="107" w:author="David das Neves" w:date="2025-09-02T20:23:00Z" w16du:dateUtc="2025-09-02T19:23:00Z"/>
          <w:lang w:val="es-ES"/>
        </w:rPr>
      </w:pPr>
      <w:proofErr w:type="gramStart"/>
      <w:ins w:id="108" w:author="David das Neves" w:date="2025-09-02T20:23:00Z" w16du:dateUtc="2025-09-02T19:23:00Z">
        <w:r>
          <w:rPr>
            <w:lang w:val="es-ES"/>
          </w:rPr>
          <w:t xml:space="preserve">A </w:t>
        </w:r>
        <w:proofErr w:type="spellStart"/>
        <w:r>
          <w:rPr>
            <w:lang w:val="es-ES"/>
          </w:rPr>
          <w:t>estrutura</w:t>
        </w:r>
        <w:proofErr w:type="spellEnd"/>
        <w:r>
          <w:rPr>
            <w:lang w:val="es-ES"/>
          </w:rPr>
          <w:t xml:space="preserve"> da página inicia-se </w:t>
        </w:r>
        <w:proofErr w:type="spellStart"/>
        <w:r>
          <w:rPr>
            <w:lang w:val="es-ES"/>
          </w:rPr>
          <w:t>com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um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cabeçalho</w:t>
        </w:r>
        <w:proofErr w:type="spellEnd"/>
        <w:r>
          <w:rPr>
            <w:lang w:val="es-ES"/>
          </w:rPr>
          <w:t xml:space="preserve"> de nivel 2 (&lt;h2&gt;) que </w:t>
        </w:r>
        <w:proofErr w:type="spellStart"/>
        <w:r>
          <w:rPr>
            <w:lang w:val="es-ES"/>
          </w:rPr>
          <w:t>introduz</w:t>
        </w:r>
        <w:proofErr w:type="spellEnd"/>
        <w:r>
          <w:rPr>
            <w:lang w:val="es-ES"/>
          </w:rPr>
          <w:t xml:space="preserve"> a </w:t>
        </w:r>
        <w:proofErr w:type="spellStart"/>
        <w:r>
          <w:rPr>
            <w:lang w:val="es-ES"/>
          </w:rPr>
          <w:t>secção</w:t>
        </w:r>
        <w:proofErr w:type="spellEnd"/>
        <w:r>
          <w:rPr>
            <w:lang w:val="es-ES"/>
          </w:rPr>
          <w:t xml:space="preserve"> “</w:t>
        </w:r>
        <w:proofErr w:type="spellStart"/>
        <w:r>
          <w:rPr>
            <w:lang w:val="es-ES"/>
          </w:rPr>
          <w:t>Qual</w:t>
        </w:r>
        <w:proofErr w:type="spellEnd"/>
        <w:r>
          <w:rPr>
            <w:lang w:val="es-ES"/>
          </w:rPr>
          <w:t xml:space="preserve"> a </w:t>
        </w:r>
        <w:proofErr w:type="spellStart"/>
        <w:r>
          <w:rPr>
            <w:lang w:val="es-ES"/>
          </w:rPr>
          <w:t>nossa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Missão</w:t>
        </w:r>
        <w:proofErr w:type="spellEnd"/>
        <w:r>
          <w:rPr>
            <w:lang w:val="es-ES"/>
          </w:rPr>
          <w:t>?</w:t>
        </w:r>
        <w:proofErr w:type="gramEnd"/>
        <w:r>
          <w:rPr>
            <w:lang w:val="es-ES"/>
          </w:rPr>
          <w:t xml:space="preserve">”, seguido de </w:t>
        </w:r>
        <w:proofErr w:type="spellStart"/>
        <w:r>
          <w:rPr>
            <w:lang w:val="es-ES"/>
          </w:rPr>
          <w:t>um</w:t>
        </w:r>
        <w:proofErr w:type="spellEnd"/>
        <w:r>
          <w:rPr>
            <w:lang w:val="es-ES"/>
          </w:rPr>
          <w:t xml:space="preserve"> parágrafo (&lt;p&gt;) que </w:t>
        </w:r>
        <w:proofErr w:type="spellStart"/>
        <w:r>
          <w:rPr>
            <w:lang w:val="es-ES"/>
          </w:rPr>
          <w:t>descreve</w:t>
        </w:r>
        <w:proofErr w:type="spellEnd"/>
        <w:r>
          <w:rPr>
            <w:lang w:val="es-ES"/>
          </w:rPr>
          <w:t xml:space="preserve"> a </w:t>
        </w:r>
        <w:proofErr w:type="spellStart"/>
        <w:r>
          <w:rPr>
            <w:lang w:val="es-ES"/>
          </w:rPr>
          <w:t>missão</w:t>
        </w:r>
        <w:proofErr w:type="spellEnd"/>
        <w:r>
          <w:rPr>
            <w:lang w:val="es-ES"/>
          </w:rPr>
          <w:t xml:space="preserve"> da </w:t>
        </w:r>
        <w:proofErr w:type="spellStart"/>
        <w:r>
          <w:rPr>
            <w:lang w:val="es-ES"/>
          </w:rPr>
          <w:t>instituição</w:t>
        </w:r>
        <w:proofErr w:type="spellEnd"/>
        <w:r>
          <w:rPr>
            <w:lang w:val="es-ES"/>
          </w:rPr>
          <w:t xml:space="preserve">, destacando o </w:t>
        </w:r>
        <w:proofErr w:type="spellStart"/>
        <w:r>
          <w:rPr>
            <w:lang w:val="es-ES"/>
          </w:rPr>
          <w:t>compromis</w:t>
        </w:r>
      </w:ins>
      <w:ins w:id="109" w:author="David das Neves" w:date="2025-09-04T16:23:00Z" w16du:dateUtc="2025-09-04T15:23:00Z">
        <w:r w:rsidR="00DD1AC1">
          <w:rPr>
            <w:lang w:val="es-ES"/>
          </w:rPr>
          <w:t>s</w:t>
        </w:r>
      </w:ins>
      <w:ins w:id="110" w:author="David das Neves" w:date="2025-09-02T20:23:00Z" w16du:dateUtc="2025-09-02T19:23:00Z">
        <w:r>
          <w:rPr>
            <w:lang w:val="es-ES"/>
          </w:rPr>
          <w:t>o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com</w:t>
        </w:r>
        <w:proofErr w:type="spellEnd"/>
        <w:r>
          <w:rPr>
            <w:lang w:val="es-ES"/>
          </w:rPr>
          <w:t xml:space="preserve"> o </w:t>
        </w:r>
        <w:proofErr w:type="spellStart"/>
        <w:r>
          <w:rPr>
            <w:lang w:val="es-ES"/>
          </w:rPr>
          <w:t>desenvolvimento</w:t>
        </w:r>
        <w:proofErr w:type="spellEnd"/>
        <w:r>
          <w:rPr>
            <w:lang w:val="es-ES"/>
          </w:rPr>
          <w:t xml:space="preserve"> harmonioso das </w:t>
        </w:r>
        <w:proofErr w:type="spellStart"/>
        <w:r>
          <w:rPr>
            <w:lang w:val="es-ES"/>
          </w:rPr>
          <w:t>crianças</w:t>
        </w:r>
        <w:proofErr w:type="spellEnd"/>
        <w:r>
          <w:rPr>
            <w:lang w:val="es-ES"/>
          </w:rPr>
          <w:t>.</w:t>
        </w:r>
      </w:ins>
    </w:p>
    <w:p w14:paraId="11B63E78" w14:textId="1BEA092C" w:rsidR="00185A43" w:rsidRDefault="00185A43" w:rsidP="00185A43">
      <w:pPr>
        <w:rPr>
          <w:ins w:id="111" w:author="David das Neves" w:date="2025-09-02T20:28:00Z" w16du:dateUtc="2025-09-02T19:28:00Z"/>
          <w:lang w:val="es-ES"/>
        </w:rPr>
      </w:pPr>
      <w:ins w:id="112" w:author="David das Neves" w:date="2025-09-02T20:23:00Z" w16du:dateUtc="2025-09-02T19:23:00Z">
        <w:r>
          <w:rPr>
            <w:lang w:val="es-ES"/>
          </w:rPr>
          <w:t xml:space="preserve">Para enumerar os </w:t>
        </w:r>
        <w:proofErr w:type="spellStart"/>
        <w:r>
          <w:rPr>
            <w:lang w:val="es-ES"/>
          </w:rPr>
          <w:t>princípios</w:t>
        </w:r>
        <w:proofErr w:type="spellEnd"/>
        <w:r>
          <w:rPr>
            <w:lang w:val="es-ES"/>
          </w:rPr>
          <w:t xml:space="preserve"> orientadores, </w:t>
        </w:r>
        <w:proofErr w:type="spellStart"/>
        <w:r>
          <w:rPr>
            <w:lang w:val="es-ES"/>
          </w:rPr>
          <w:t>recorreu</w:t>
        </w:r>
        <w:proofErr w:type="spellEnd"/>
        <w:r>
          <w:rPr>
            <w:lang w:val="es-ES"/>
          </w:rPr>
          <w:t xml:space="preserve">-se </w:t>
        </w:r>
        <w:proofErr w:type="spellStart"/>
        <w:r>
          <w:rPr>
            <w:lang w:val="es-ES"/>
          </w:rPr>
          <w:t>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uma</w:t>
        </w:r>
        <w:proofErr w:type="spellEnd"/>
        <w:r>
          <w:rPr>
            <w:lang w:val="es-ES"/>
          </w:rPr>
          <w:t xml:space="preserve"> lista </w:t>
        </w:r>
        <w:proofErr w:type="spellStart"/>
        <w:r>
          <w:rPr>
            <w:lang w:val="es-ES"/>
          </w:rPr>
          <w:t>não</w:t>
        </w:r>
        <w:proofErr w:type="spellEnd"/>
        <w:r>
          <w:rPr>
            <w:lang w:val="es-ES"/>
          </w:rPr>
          <w:t xml:space="preserve"> ordenada (&lt;</w:t>
        </w:r>
        <w:proofErr w:type="spellStart"/>
        <w:r>
          <w:rPr>
            <w:lang w:val="es-ES"/>
          </w:rPr>
          <w:t>ul</w:t>
        </w:r>
        <w:proofErr w:type="spellEnd"/>
        <w:r>
          <w:rPr>
            <w:lang w:val="es-ES"/>
          </w:rPr>
          <w:t xml:space="preserve">&gt;) composta por </w:t>
        </w:r>
        <w:proofErr w:type="spellStart"/>
        <w:r>
          <w:rPr>
            <w:lang w:val="es-ES"/>
          </w:rPr>
          <w:t>vários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itens</w:t>
        </w:r>
        <w:proofErr w:type="spellEnd"/>
        <w:r>
          <w:rPr>
            <w:lang w:val="es-ES"/>
          </w:rPr>
          <w:t xml:space="preserve"> (&lt;</w:t>
        </w:r>
        <w:proofErr w:type="spellStart"/>
        <w:r>
          <w:rPr>
            <w:lang w:val="es-ES"/>
          </w:rPr>
          <w:t>li</w:t>
        </w:r>
        <w:proofErr w:type="spellEnd"/>
        <w:r>
          <w:rPr>
            <w:lang w:val="es-ES"/>
          </w:rPr>
          <w:t xml:space="preserve">&gt;), cada </w:t>
        </w:r>
        <w:proofErr w:type="spellStart"/>
        <w:r>
          <w:rPr>
            <w:lang w:val="es-ES"/>
          </w:rPr>
          <w:t>um</w:t>
        </w:r>
        <w:proofErr w:type="spellEnd"/>
        <w:r>
          <w:rPr>
            <w:lang w:val="es-ES"/>
          </w:rPr>
          <w:t xml:space="preserve"> representando </w:t>
        </w:r>
        <w:proofErr w:type="spellStart"/>
        <w:r>
          <w:rPr>
            <w:lang w:val="es-ES"/>
          </w:rPr>
          <w:t>um</w:t>
        </w:r>
        <w:proofErr w:type="spellEnd"/>
        <w:r>
          <w:rPr>
            <w:lang w:val="es-ES"/>
          </w:rPr>
          <w:t xml:space="preserve"> valor </w:t>
        </w:r>
        <w:proofErr w:type="spellStart"/>
        <w:r>
          <w:rPr>
            <w:lang w:val="es-ES"/>
          </w:rPr>
          <w:t>ou</w:t>
        </w:r>
        <w:proofErr w:type="spellEnd"/>
        <w:r>
          <w:rPr>
            <w:lang w:val="es-ES"/>
          </w:rPr>
          <w:t xml:space="preserve"> objetivo pedagógico, como a </w:t>
        </w:r>
        <w:proofErr w:type="spellStart"/>
        <w:r>
          <w:rPr>
            <w:lang w:val="es-ES"/>
          </w:rPr>
          <w:t>promoção</w:t>
        </w:r>
        <w:proofErr w:type="spellEnd"/>
        <w:r>
          <w:rPr>
            <w:lang w:val="es-ES"/>
          </w:rPr>
          <w:t xml:space="preserve"> da </w:t>
        </w:r>
        <w:proofErr w:type="spellStart"/>
        <w:r>
          <w:rPr>
            <w:lang w:val="es-ES"/>
          </w:rPr>
          <w:t>autonom</w:t>
        </w:r>
      </w:ins>
      <w:ins w:id="113" w:author="David das Neves" w:date="2025-09-04T16:23:00Z" w16du:dateUtc="2025-09-04T15:23:00Z">
        <w:r w:rsidR="00DD1AC1">
          <w:rPr>
            <w:lang w:val="es-ES"/>
          </w:rPr>
          <w:t>i</w:t>
        </w:r>
      </w:ins>
      <w:ins w:id="114" w:author="David das Neves" w:date="2025-09-02T20:23:00Z" w16du:dateUtc="2025-09-02T19:23:00Z">
        <w:r>
          <w:rPr>
            <w:lang w:val="es-ES"/>
          </w:rPr>
          <w:t>a</w:t>
        </w:r>
        <w:proofErr w:type="spellEnd"/>
        <w:r>
          <w:rPr>
            <w:lang w:val="es-ES"/>
          </w:rPr>
          <w:t xml:space="preserve">, o </w:t>
        </w:r>
        <w:proofErr w:type="spellStart"/>
        <w:r>
          <w:rPr>
            <w:lang w:val="es-ES"/>
          </w:rPr>
          <w:t>respeito</w:t>
        </w:r>
        <w:proofErr w:type="spellEnd"/>
        <w:r>
          <w:rPr>
            <w:lang w:val="es-ES"/>
          </w:rPr>
          <w:t xml:space="preserve"> pela </w:t>
        </w:r>
        <w:proofErr w:type="spellStart"/>
        <w:r>
          <w:rPr>
            <w:lang w:val="es-ES"/>
          </w:rPr>
          <w:t>diversidade</w:t>
        </w:r>
        <w:proofErr w:type="spellEnd"/>
        <w:r>
          <w:rPr>
            <w:lang w:val="es-ES"/>
          </w:rPr>
          <w:t xml:space="preserve"> cultural e o incentivo à </w:t>
        </w:r>
        <w:proofErr w:type="spellStart"/>
        <w:r>
          <w:rPr>
            <w:lang w:val="es-ES"/>
          </w:rPr>
          <w:t>participação</w:t>
        </w:r>
        <w:proofErr w:type="spellEnd"/>
        <w:r>
          <w:rPr>
            <w:lang w:val="es-ES"/>
          </w:rPr>
          <w:t xml:space="preserve"> dos </w:t>
        </w:r>
        <w:proofErr w:type="spellStart"/>
        <w:r>
          <w:rPr>
            <w:lang w:val="es-ES"/>
          </w:rPr>
          <w:t>pais</w:t>
        </w:r>
        <w:proofErr w:type="spellEnd"/>
        <w:r>
          <w:rPr>
            <w:lang w:val="es-ES"/>
          </w:rPr>
          <w:t xml:space="preserve">. Esta </w:t>
        </w:r>
        <w:proofErr w:type="spellStart"/>
        <w:r>
          <w:rPr>
            <w:lang w:val="es-ES"/>
          </w:rPr>
          <w:t>abordagem</w:t>
        </w:r>
        <w:proofErr w:type="spellEnd"/>
        <w:r>
          <w:rPr>
            <w:lang w:val="es-ES"/>
          </w:rPr>
          <w:t xml:space="preserve"> facilita a </w:t>
        </w:r>
        <w:proofErr w:type="spellStart"/>
        <w:r>
          <w:rPr>
            <w:lang w:val="es-ES"/>
          </w:rPr>
          <w:t>leitura</w:t>
        </w:r>
        <w:proofErr w:type="spellEnd"/>
        <w:r>
          <w:rPr>
            <w:lang w:val="es-ES"/>
          </w:rPr>
          <w:t xml:space="preserve"> e a </w:t>
        </w:r>
        <w:proofErr w:type="spellStart"/>
        <w:r>
          <w:rPr>
            <w:lang w:val="es-ES"/>
          </w:rPr>
          <w:t>compreensão</w:t>
        </w:r>
        <w:proofErr w:type="spellEnd"/>
        <w:r>
          <w:rPr>
            <w:lang w:val="es-ES"/>
          </w:rPr>
          <w:t xml:space="preserve"> dos </w:t>
        </w:r>
        <w:proofErr w:type="spellStart"/>
        <w:r>
          <w:rPr>
            <w:lang w:val="es-ES"/>
          </w:rPr>
          <w:t>conteúdos</w:t>
        </w:r>
        <w:proofErr w:type="spellEnd"/>
        <w:r>
          <w:rPr>
            <w:lang w:val="es-ES"/>
          </w:rPr>
          <w:t xml:space="preserve"> por parte dos utilizadores.</w:t>
        </w:r>
      </w:ins>
    </w:p>
    <w:p w14:paraId="46B9816F" w14:textId="2C5B4399" w:rsidR="00185A43" w:rsidRDefault="00185A43" w:rsidP="00185A43">
      <w:pPr>
        <w:rPr>
          <w:ins w:id="115" w:author="David das Neves" w:date="2025-09-02T20:23:00Z" w16du:dateUtc="2025-09-02T19:23:00Z"/>
          <w:lang w:val="es-ES"/>
        </w:rPr>
      </w:pPr>
      <w:ins w:id="116" w:author="David das Neves" w:date="2025-09-02T20:29:00Z" w16du:dateUtc="2025-09-02T19:29:00Z">
        <w:r>
          <w:rPr>
            <w:lang w:val="es-ES"/>
          </w:rPr>
          <w:t xml:space="preserve">Por </w:t>
        </w:r>
        <w:proofErr w:type="spellStart"/>
        <w:r>
          <w:rPr>
            <w:lang w:val="es-ES"/>
          </w:rPr>
          <w:t>fim</w:t>
        </w:r>
        <w:proofErr w:type="spellEnd"/>
        <w:r>
          <w:rPr>
            <w:lang w:val="es-ES"/>
          </w:rPr>
          <w:t xml:space="preserve">, é </w:t>
        </w:r>
        <w:proofErr w:type="spellStart"/>
        <w:r>
          <w:rPr>
            <w:lang w:val="es-ES"/>
          </w:rPr>
          <w:t>apresentad</w:t>
        </w:r>
      </w:ins>
      <w:ins w:id="117" w:author="David das Neves" w:date="2025-09-02T20:31:00Z" w16du:dateUtc="2025-09-02T19:31:00Z">
        <w:r w:rsidR="002F601E">
          <w:rPr>
            <w:lang w:val="es-ES"/>
          </w:rPr>
          <w:t>a</w:t>
        </w:r>
      </w:ins>
      <w:proofErr w:type="spellEnd"/>
      <w:ins w:id="118" w:author="David das Neves" w:date="2025-09-02T20:29:00Z" w16du:dateUtc="2025-09-02T19:29:00Z"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uma</w:t>
        </w:r>
        <w:proofErr w:type="spellEnd"/>
        <w:r>
          <w:rPr>
            <w:lang w:val="es-ES"/>
          </w:rPr>
          <w:t xml:space="preserve"> galería </w:t>
        </w:r>
      </w:ins>
      <w:proofErr w:type="spellStart"/>
      <w:ins w:id="119" w:author="David das Neves" w:date="2025-09-02T20:32:00Z" w16du:dateUtc="2025-09-02T19:32:00Z">
        <w:r w:rsidR="002F601E">
          <w:rPr>
            <w:lang w:val="es-ES"/>
          </w:rPr>
          <w:t>com</w:t>
        </w:r>
      </w:ins>
      <w:proofErr w:type="spellEnd"/>
      <w:ins w:id="120" w:author="David das Neves" w:date="2025-09-02T20:29:00Z" w16du:dateUtc="2025-09-02T19:29:00Z">
        <w:r>
          <w:rPr>
            <w:lang w:val="es-ES"/>
          </w:rPr>
          <w:t xml:space="preserve"> fotos do </w:t>
        </w:r>
        <w:proofErr w:type="spellStart"/>
        <w:r>
          <w:rPr>
            <w:lang w:val="es-ES"/>
          </w:rPr>
          <w:t>infantário</w:t>
        </w:r>
      </w:ins>
      <w:proofErr w:type="spellEnd"/>
      <w:ins w:id="121" w:author="David das Neves" w:date="2025-09-02T20:32:00Z" w16du:dateUtc="2025-09-02T19:32:00Z">
        <w:r w:rsidR="002F601E">
          <w:rPr>
            <w:lang w:val="es-ES"/>
          </w:rPr>
          <w:t xml:space="preserve"> desenvuelto dentro de </w:t>
        </w:r>
        <w:proofErr w:type="spellStart"/>
        <w:r w:rsidR="002F601E">
          <w:rPr>
            <w:lang w:val="es-ES"/>
          </w:rPr>
          <w:t>uma</w:t>
        </w:r>
        <w:proofErr w:type="spellEnd"/>
        <w:r w:rsidR="002F601E">
          <w:rPr>
            <w:lang w:val="es-ES"/>
          </w:rPr>
          <w:t xml:space="preserve"> </w:t>
        </w:r>
        <w:proofErr w:type="spellStart"/>
        <w:r w:rsidR="002F601E">
          <w:rPr>
            <w:lang w:val="es-ES"/>
          </w:rPr>
          <w:t>div</w:t>
        </w:r>
        <w:proofErr w:type="spellEnd"/>
        <w:r w:rsidR="002F601E">
          <w:rPr>
            <w:lang w:val="es-ES"/>
          </w:rPr>
          <w:t xml:space="preserve"> e </w:t>
        </w:r>
      </w:ins>
      <w:proofErr w:type="spellStart"/>
      <w:ins w:id="122" w:author="David das Neves" w:date="2025-09-02T20:33:00Z" w16du:dateUtc="2025-09-02T19:33:00Z">
        <w:r w:rsidR="002F601E">
          <w:rPr>
            <w:lang w:val="es-ES"/>
          </w:rPr>
          <w:t>com</w:t>
        </w:r>
        <w:proofErr w:type="spellEnd"/>
        <w:r w:rsidR="002F601E">
          <w:rPr>
            <w:lang w:val="es-ES"/>
          </w:rPr>
          <w:t xml:space="preserve"> as </w:t>
        </w:r>
        <w:proofErr w:type="spellStart"/>
        <w:r w:rsidR="002F601E">
          <w:rPr>
            <w:lang w:val="es-ES"/>
          </w:rPr>
          <w:t>opções</w:t>
        </w:r>
        <w:proofErr w:type="spellEnd"/>
        <w:r w:rsidR="002F601E">
          <w:rPr>
            <w:lang w:val="es-ES"/>
          </w:rPr>
          <w:t xml:space="preserve"> de seleccionar a próxima foto </w:t>
        </w:r>
        <w:proofErr w:type="spellStart"/>
        <w:r w:rsidR="002F601E">
          <w:rPr>
            <w:lang w:val="es-ES"/>
          </w:rPr>
          <w:t>ou</w:t>
        </w:r>
        <w:proofErr w:type="spellEnd"/>
        <w:r w:rsidR="002F601E">
          <w:rPr>
            <w:lang w:val="es-ES"/>
          </w:rPr>
          <w:t xml:space="preserve"> a anterior (Figura 3)</w:t>
        </w:r>
      </w:ins>
    </w:p>
    <w:p w14:paraId="17873F56" w14:textId="0E3C9CD2" w:rsidR="00185A43" w:rsidRDefault="00185A43" w:rsidP="00185A43">
      <w:pPr>
        <w:rPr>
          <w:ins w:id="123" w:author="David das Neves" w:date="2025-09-02T20:23:00Z" w16du:dateUtc="2025-09-02T19:23:00Z"/>
          <w:lang w:val="es-ES"/>
        </w:rPr>
      </w:pPr>
      <w:ins w:id="124" w:author="David das Neves" w:date="2025-09-02T20:23:00Z" w16du:dateUtc="2025-09-02T19:23:00Z">
        <w:r w:rsidRPr="00282257">
          <w:rPr>
            <w:noProof/>
            <w:lang w:val="es-ES"/>
          </w:rPr>
          <w:lastRenderedPageBreak/>
          <w:drawing>
            <wp:inline distT="0" distB="0" distL="0" distR="0" wp14:anchorId="17482D08" wp14:editId="46F440BB">
              <wp:extent cx="5524500" cy="3528060"/>
              <wp:effectExtent l="0" t="0" r="0" b="0"/>
              <wp:docPr id="1348734037" name="Imagem 1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48734037" name="Imagem 1" descr="A screenshot of a computer&#10;&#10;AI-generated content may be incorrect.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31906" cy="3532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A43316E" w14:textId="62A16ADC" w:rsidR="00185A43" w:rsidRDefault="00185A43" w:rsidP="0071305A">
      <w:pPr>
        <w:rPr>
          <w:ins w:id="125" w:author="David das Neves" w:date="2025-09-02T20:26:00Z" w16du:dateUtc="2025-09-02T19:26:00Z"/>
          <w:lang w:val="es-ES"/>
        </w:rPr>
      </w:pPr>
      <w:ins w:id="126" w:author="David das Neves" w:date="2025-09-02T20:23:00Z" w16du:dateUtc="2025-09-02T19:23:00Z">
        <w:r>
          <w:rPr>
            <w:lang w:val="es-ES"/>
          </w:rPr>
          <w:t xml:space="preserve">Figura 1 – </w:t>
        </w:r>
      </w:ins>
      <w:ins w:id="127" w:author="David das Neves" w:date="2025-09-02T20:25:00Z" w16du:dateUtc="2025-09-02T19:25:00Z">
        <w:r>
          <w:rPr>
            <w:lang w:val="es-ES"/>
          </w:rPr>
          <w:t>Códi</w:t>
        </w:r>
      </w:ins>
      <w:ins w:id="128" w:author="David das Neves" w:date="2025-09-02T20:26:00Z" w16du:dateUtc="2025-09-02T19:26:00Z">
        <w:r>
          <w:rPr>
            <w:lang w:val="es-ES"/>
          </w:rPr>
          <w:t xml:space="preserve">go da </w:t>
        </w:r>
        <w:proofErr w:type="spellStart"/>
        <w:r>
          <w:rPr>
            <w:lang w:val="es-ES"/>
          </w:rPr>
          <w:t>seção</w:t>
        </w:r>
        <w:proofErr w:type="spellEnd"/>
        <w:r>
          <w:rPr>
            <w:lang w:val="es-ES"/>
          </w:rPr>
          <w:t xml:space="preserve"> da </w:t>
        </w:r>
        <w:proofErr w:type="spellStart"/>
        <w:r>
          <w:rPr>
            <w:lang w:val="es-ES"/>
          </w:rPr>
          <w:t>Missão</w:t>
        </w:r>
        <w:proofErr w:type="spellEnd"/>
      </w:ins>
    </w:p>
    <w:p w14:paraId="2425A8E6" w14:textId="12401B10" w:rsidR="00185A43" w:rsidRDefault="00185A43" w:rsidP="00185A43">
      <w:pPr>
        <w:rPr>
          <w:ins w:id="129" w:author="David das Neves" w:date="2025-09-02T20:26:00Z" w16du:dateUtc="2025-09-02T19:26:00Z"/>
          <w:lang w:val="es-ES"/>
        </w:rPr>
      </w:pPr>
      <w:ins w:id="130" w:author="David das Neves" w:date="2025-09-02T20:26:00Z" w16du:dateUtc="2025-09-02T19:26:00Z">
        <w:r w:rsidRPr="00185A43">
          <w:rPr>
            <w:noProof/>
            <w:lang w:val="es-ES"/>
          </w:rPr>
          <w:drawing>
            <wp:inline distT="0" distB="0" distL="0" distR="0" wp14:anchorId="5FE7E639" wp14:editId="4369739B">
              <wp:extent cx="4648200" cy="3393196"/>
              <wp:effectExtent l="0" t="0" r="0" b="0"/>
              <wp:docPr id="1031600921" name="Picture 1" descr="A screenshot of a message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31600921" name="Picture 1" descr="A screenshot of a message&#10;&#10;AI-generated content may be incorrect.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56252" cy="33990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EF66F6F" w14:textId="75C208A7" w:rsidR="002F601E" w:rsidRDefault="00185A43" w:rsidP="0071305A">
      <w:pPr>
        <w:rPr>
          <w:ins w:id="131" w:author="David das Neves" w:date="2025-09-02T20:34:00Z" w16du:dateUtc="2025-09-02T19:34:00Z"/>
          <w:lang w:val="es-ES"/>
        </w:rPr>
      </w:pPr>
      <w:ins w:id="132" w:author="David das Neves" w:date="2025-09-02T20:26:00Z" w16du:dateUtc="2025-09-02T19:26:00Z">
        <w:r>
          <w:rPr>
            <w:lang w:val="es-ES"/>
          </w:rPr>
          <w:t xml:space="preserve">Figura 2 – </w:t>
        </w:r>
        <w:proofErr w:type="spellStart"/>
        <w:r>
          <w:rPr>
            <w:lang w:val="es-ES"/>
          </w:rPr>
          <w:t>Missão</w:t>
        </w:r>
        <w:proofErr w:type="spellEnd"/>
        <w:r>
          <w:rPr>
            <w:lang w:val="es-ES"/>
          </w:rPr>
          <w:t xml:space="preserve"> do </w:t>
        </w:r>
        <w:proofErr w:type="spellStart"/>
        <w:r>
          <w:rPr>
            <w:lang w:val="es-ES"/>
          </w:rPr>
          <w:t>infantário</w:t>
        </w:r>
      </w:ins>
      <w:proofErr w:type="spellEnd"/>
    </w:p>
    <w:p w14:paraId="0795C684" w14:textId="20C2DC02" w:rsidR="002F601E" w:rsidRDefault="002F601E" w:rsidP="00185A43">
      <w:pPr>
        <w:rPr>
          <w:ins w:id="133" w:author="David das Neves" w:date="2025-09-02T20:34:00Z" w16du:dateUtc="2025-09-02T19:34:00Z"/>
          <w:lang w:val="es-ES"/>
        </w:rPr>
      </w:pPr>
      <w:ins w:id="134" w:author="David das Neves" w:date="2025-09-02T20:34:00Z" w16du:dateUtc="2025-09-02T19:34:00Z">
        <w:r w:rsidRPr="002F601E">
          <w:rPr>
            <w:noProof/>
            <w:lang w:val="es-ES"/>
          </w:rPr>
          <w:lastRenderedPageBreak/>
          <w:drawing>
            <wp:inline distT="0" distB="0" distL="0" distR="0" wp14:anchorId="3BC34321" wp14:editId="704AD363">
              <wp:extent cx="4105275" cy="3131034"/>
              <wp:effectExtent l="0" t="0" r="0" b="0"/>
              <wp:docPr id="12914914" name="Picture 1" descr="A table with different objects on it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914914" name="Picture 1" descr="A table with different objects on it&#10;&#10;AI-generated content may be incorrect.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11151" cy="31355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4B1E95" w14:textId="0AEC63B5" w:rsidR="00185A43" w:rsidRDefault="002F601E" w:rsidP="0071305A">
      <w:pPr>
        <w:rPr>
          <w:lang w:val="es-ES"/>
        </w:rPr>
      </w:pPr>
      <w:ins w:id="135" w:author="David das Neves" w:date="2025-09-02T20:34:00Z" w16du:dateUtc="2025-09-02T19:34:00Z">
        <w:r>
          <w:rPr>
            <w:lang w:val="es-ES"/>
          </w:rPr>
          <w:t xml:space="preserve">Figura 3 – </w:t>
        </w:r>
        <w:proofErr w:type="spellStart"/>
        <w:r>
          <w:rPr>
            <w:lang w:val="es-ES"/>
          </w:rPr>
          <w:t>Galeria</w:t>
        </w:r>
        <w:proofErr w:type="spellEnd"/>
        <w:r>
          <w:rPr>
            <w:lang w:val="es-ES"/>
          </w:rPr>
          <w:t xml:space="preserve"> de fotos</w:t>
        </w:r>
      </w:ins>
    </w:p>
    <w:p w14:paraId="3344E5CC" w14:textId="517908C6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página de </w:t>
      </w:r>
      <w:proofErr w:type="spellStart"/>
      <w:r>
        <w:rPr>
          <w:lang w:val="es-ES"/>
        </w:rPr>
        <w:t>atividades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optei</w:t>
      </w:r>
      <w:proofErr w:type="spellEnd"/>
      <w:r>
        <w:rPr>
          <w:lang w:val="es-ES"/>
        </w:rPr>
        <w:t xml:space="preserve"> por </w:t>
      </w:r>
      <w:proofErr w:type="spellStart"/>
      <w:r>
        <w:rPr>
          <w:lang w:val="es-ES"/>
        </w:rPr>
        <w:t>estruturar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conteúdo</w:t>
      </w:r>
      <w:proofErr w:type="spellEnd"/>
      <w:r>
        <w:rPr>
          <w:lang w:val="es-ES"/>
        </w:rPr>
        <w:t xml:space="preserve"> em </w:t>
      </w:r>
      <w:proofErr w:type="spellStart"/>
      <w:r>
        <w:rPr>
          <w:lang w:val="es-ES"/>
        </w:rPr>
        <w:t>três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seções</w:t>
      </w:r>
      <w:proofErr w:type="spellEnd"/>
      <w:r>
        <w:rPr>
          <w:lang w:val="es-ES"/>
        </w:rPr>
        <w:t xml:space="preserve"> distintas, utilizando elementos </w:t>
      </w:r>
      <w:proofErr w:type="spellStart"/>
      <w:r>
        <w:rPr>
          <w:lang w:val="es-ES"/>
        </w:rPr>
        <w:t>divs</w:t>
      </w:r>
      <w:proofErr w:type="spellEnd"/>
      <w:r>
        <w:rPr>
          <w:lang w:val="es-ES"/>
        </w:rPr>
        <w:t xml:space="preserve"> em HTML para organizar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destacar as </w:t>
      </w:r>
      <w:proofErr w:type="spellStart"/>
      <w:r>
        <w:rPr>
          <w:lang w:val="es-ES"/>
        </w:rPr>
        <w:t>atividades</w:t>
      </w:r>
      <w:proofErr w:type="spellEnd"/>
      <w:r>
        <w:rPr>
          <w:lang w:val="es-ES"/>
        </w:rPr>
        <w:t xml:space="preserve"> curriculares, extracurriculares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familiares</w:t>
      </w:r>
      <w:ins w:id="136" w:author="David das Neves" w:date="2025-09-02T20:35:00Z" w16du:dateUtc="2025-09-02T19:35:00Z">
        <w:r w:rsidR="002F601E">
          <w:rPr>
            <w:lang w:val="es-ES"/>
          </w:rPr>
          <w:t xml:space="preserve">, esta última separada por </w:t>
        </w:r>
        <w:proofErr w:type="spellStart"/>
        <w:r w:rsidR="002F601E">
          <w:rPr>
            <w:lang w:val="es-ES"/>
          </w:rPr>
          <w:t>uma</w:t>
        </w:r>
        <w:proofErr w:type="spellEnd"/>
        <w:r w:rsidR="002F601E">
          <w:rPr>
            <w:lang w:val="es-ES"/>
          </w:rPr>
          <w:t xml:space="preserve"> galería de </w:t>
        </w:r>
      </w:ins>
      <w:ins w:id="137" w:author="David das Neves" w:date="2025-09-02T20:36:00Z" w16du:dateUtc="2025-09-02T19:36:00Z">
        <w:r w:rsidR="002F601E">
          <w:rPr>
            <w:lang w:val="es-ES"/>
          </w:rPr>
          <w:t xml:space="preserve">fotos das </w:t>
        </w:r>
        <w:proofErr w:type="spellStart"/>
        <w:r w:rsidR="002F601E">
          <w:rPr>
            <w:lang w:val="es-ES"/>
          </w:rPr>
          <w:t>atividades</w:t>
        </w:r>
      </w:ins>
      <w:proofErr w:type="spellEnd"/>
      <w:r>
        <w:rPr>
          <w:lang w:val="es-ES"/>
        </w:rPr>
        <w:t>.</w:t>
      </w:r>
    </w:p>
    <w:p w14:paraId="61457660" w14:textId="3DCEDA51" w:rsidR="008F65E5" w:rsidRDefault="008F65E5">
      <w:pPr>
        <w:ind w:firstLine="0"/>
        <w:jc w:val="left"/>
        <w:rPr>
          <w:sz w:val="22"/>
          <w:szCs w:val="22"/>
        </w:rPr>
        <w:pPrChange w:id="138" w:author="David das Neves" w:date="2025-09-02T20:36:00Z" w16du:dateUtc="2025-09-02T19:36:00Z">
          <w:pPr>
            <w:jc w:val="left"/>
          </w:pPr>
        </w:pPrChange>
      </w:pPr>
      <w:r>
        <w:rPr>
          <w:lang w:val="es-ES"/>
        </w:rPr>
        <w:t xml:space="preserve">Cada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destas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seções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precedida por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título de </w:t>
      </w:r>
      <w:proofErr w:type="spellStart"/>
      <w:r>
        <w:rPr>
          <w:lang w:val="es-ES"/>
        </w:rPr>
        <w:t>nível</w:t>
      </w:r>
      <w:proofErr w:type="spellEnd"/>
      <w:r>
        <w:rPr>
          <w:lang w:val="es-ES"/>
        </w:rPr>
        <w:t xml:space="preserve"> 3 (&lt;h3&gt;) e </w:t>
      </w:r>
      <w:proofErr w:type="spellStart"/>
      <w:r>
        <w:rPr>
          <w:lang w:val="es-ES"/>
        </w:rPr>
        <w:t>acompanhada</w:t>
      </w:r>
      <w:proofErr w:type="spellEnd"/>
      <w:r>
        <w:rPr>
          <w:lang w:val="es-ES"/>
        </w:rPr>
        <w:t xml:space="preserve"> por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parágrafo </w:t>
      </w:r>
      <w:proofErr w:type="spellStart"/>
      <w:r>
        <w:rPr>
          <w:lang w:val="es-ES"/>
        </w:rPr>
        <w:t>descritivo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</w:t>
      </w:r>
      <w:proofErr w:type="spellEnd"/>
      <w:r>
        <w:rPr>
          <w:lang w:val="es-ES"/>
        </w:rPr>
        <w:t xml:space="preserve"> objetivo de informar os </w:t>
      </w:r>
      <w:proofErr w:type="spellStart"/>
      <w:r>
        <w:rPr>
          <w:lang w:val="es-ES"/>
        </w:rPr>
        <w:t>encarregados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educação</w:t>
      </w:r>
      <w:proofErr w:type="spellEnd"/>
      <w:r>
        <w:rPr>
          <w:lang w:val="es-ES"/>
        </w:rPr>
        <w:t xml:space="preserve"> sobre a </w:t>
      </w:r>
      <w:proofErr w:type="spellStart"/>
      <w:r>
        <w:rPr>
          <w:lang w:val="es-ES"/>
        </w:rPr>
        <w:t>natureza</w:t>
      </w:r>
      <w:proofErr w:type="spellEnd"/>
      <w:r>
        <w:rPr>
          <w:lang w:val="es-ES"/>
        </w:rPr>
        <w:t xml:space="preserve"> e os objetivos pedagógicos de cada tipo de </w:t>
      </w:r>
      <w:proofErr w:type="spellStart"/>
      <w:r>
        <w:rPr>
          <w:lang w:val="es-ES"/>
        </w:rPr>
        <w:t>atividade</w:t>
      </w:r>
      <w:proofErr w:type="spellEnd"/>
      <w:r>
        <w:rPr>
          <w:lang w:val="es-ES"/>
        </w:rPr>
        <w:t>.</w:t>
      </w:r>
    </w:p>
    <w:p w14:paraId="286AC0BF" w14:textId="10E4813B" w:rsidR="002F601E" w:rsidRDefault="008F65E5" w:rsidP="0071305A">
      <w:pPr>
        <w:rPr>
          <w:ins w:id="139" w:author="David das Neves" w:date="2025-09-02T20:37:00Z" w16du:dateUtc="2025-09-02T19:37:00Z"/>
          <w:lang w:val="es-ES"/>
        </w:rPr>
      </w:pPr>
      <w:r>
        <w:rPr>
          <w:lang w:val="es-ES"/>
        </w:rPr>
        <w:t xml:space="preserve">As </w:t>
      </w:r>
      <w:proofErr w:type="spellStart"/>
      <w:r>
        <w:rPr>
          <w:lang w:val="es-ES"/>
        </w:rPr>
        <w:t>atividades</w:t>
      </w:r>
      <w:proofErr w:type="spellEnd"/>
      <w:r>
        <w:rPr>
          <w:lang w:val="es-ES"/>
        </w:rPr>
        <w:t xml:space="preserve"> curriculares </w:t>
      </w:r>
      <w:proofErr w:type="spellStart"/>
      <w:r>
        <w:rPr>
          <w:lang w:val="es-ES"/>
        </w:rPr>
        <w:t>foram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apresentadas</w:t>
      </w:r>
      <w:proofErr w:type="spellEnd"/>
      <w:r>
        <w:rPr>
          <w:lang w:val="es-ES"/>
        </w:rPr>
        <w:t xml:space="preserve"> como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lista </w:t>
      </w:r>
      <w:proofErr w:type="spellStart"/>
      <w:r>
        <w:rPr>
          <w:lang w:val="es-ES"/>
        </w:rPr>
        <w:t>não</w:t>
      </w:r>
      <w:proofErr w:type="spellEnd"/>
      <w:r>
        <w:rPr>
          <w:lang w:val="es-ES"/>
        </w:rPr>
        <w:t xml:space="preserve"> ordenada (&lt;</w:t>
      </w:r>
      <w:proofErr w:type="spellStart"/>
      <w:r>
        <w:rPr>
          <w:lang w:val="es-ES"/>
        </w:rPr>
        <w:t>ul</w:t>
      </w:r>
      <w:proofErr w:type="spellEnd"/>
      <w:r>
        <w:rPr>
          <w:lang w:val="es-ES"/>
        </w:rPr>
        <w:t xml:space="preserve">&gt;), </w:t>
      </w:r>
      <w:proofErr w:type="spellStart"/>
      <w:r>
        <w:rPr>
          <w:lang w:val="es-ES"/>
        </w:rPr>
        <w:t>contendo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itens</w:t>
      </w:r>
      <w:proofErr w:type="spellEnd"/>
      <w:r>
        <w:rPr>
          <w:lang w:val="es-ES"/>
        </w:rPr>
        <w:t xml:space="preserve"> como </w:t>
      </w:r>
      <w:proofErr w:type="spellStart"/>
      <w:r>
        <w:rPr>
          <w:lang w:val="es-ES"/>
        </w:rPr>
        <w:t>Inglês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Expressão</w:t>
      </w:r>
      <w:proofErr w:type="spellEnd"/>
      <w:r>
        <w:rPr>
          <w:lang w:val="es-ES"/>
        </w:rPr>
        <w:t xml:space="preserve"> Motora e </w:t>
      </w:r>
      <w:proofErr w:type="spellStart"/>
      <w:r>
        <w:rPr>
          <w:lang w:val="es-ES"/>
        </w:rPr>
        <w:t>Expressão</w:t>
      </w:r>
      <w:proofErr w:type="spellEnd"/>
      <w:r>
        <w:rPr>
          <w:lang w:val="es-ES"/>
        </w:rPr>
        <w:t xml:space="preserve"> Musical,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descrições</w:t>
      </w:r>
      <w:proofErr w:type="spellEnd"/>
      <w:r>
        <w:rPr>
          <w:lang w:val="es-ES"/>
        </w:rPr>
        <w:t xml:space="preserve"> sobre os </w:t>
      </w:r>
      <w:proofErr w:type="spellStart"/>
      <w:r>
        <w:rPr>
          <w:lang w:val="es-ES"/>
        </w:rPr>
        <w:t>benefícios</w:t>
      </w:r>
      <w:proofErr w:type="spellEnd"/>
      <w:r>
        <w:rPr>
          <w:lang w:val="es-ES"/>
        </w:rPr>
        <w:t xml:space="preserve"> para o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das </w:t>
      </w:r>
      <w:proofErr w:type="spellStart"/>
      <w:r>
        <w:rPr>
          <w:lang w:val="es-ES"/>
        </w:rPr>
        <w:t>crianças</w:t>
      </w:r>
      <w:proofErr w:type="spellEnd"/>
      <w:r>
        <w:rPr>
          <w:lang w:val="es-ES"/>
        </w:rPr>
        <w:t>.</w:t>
      </w:r>
    </w:p>
    <w:p w14:paraId="62D5BF76" w14:textId="24684C29" w:rsidR="002F601E" w:rsidRDefault="002F601E" w:rsidP="008F65E5">
      <w:pPr>
        <w:rPr>
          <w:ins w:id="140" w:author="David das Neves" w:date="2025-09-02T20:38:00Z" w16du:dateUtc="2025-09-02T19:38:00Z"/>
          <w:lang w:val="es-ES"/>
        </w:rPr>
      </w:pPr>
      <w:ins w:id="141" w:author="David das Neves" w:date="2025-09-02T20:37:00Z" w16du:dateUtc="2025-09-02T19:37:00Z">
        <w:r w:rsidRPr="002F601E">
          <w:rPr>
            <w:noProof/>
            <w:lang w:val="es-ES"/>
          </w:rPr>
          <w:drawing>
            <wp:inline distT="0" distB="0" distL="0" distR="0" wp14:anchorId="4E1C15B7" wp14:editId="274362E4">
              <wp:extent cx="5731510" cy="852805"/>
              <wp:effectExtent l="0" t="0" r="2540" b="4445"/>
              <wp:docPr id="441162752" name="Picture 1" descr="A close up of a text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1162752" name="Picture 1" descr="A close up of a text&#10;&#10;AI-generated content may be incorrect.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8528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406CA6" w14:textId="45BF0778" w:rsidR="002F601E" w:rsidRDefault="002F601E" w:rsidP="008F65E5">
      <w:pPr>
        <w:rPr>
          <w:lang w:val="es-ES"/>
        </w:rPr>
      </w:pPr>
      <w:ins w:id="142" w:author="David das Neves" w:date="2025-09-02T20:38:00Z" w16du:dateUtc="2025-09-02T19:38:00Z">
        <w:r>
          <w:rPr>
            <w:lang w:val="es-ES"/>
          </w:rPr>
          <w:t xml:space="preserve">Figura 4 – </w:t>
        </w:r>
        <w:proofErr w:type="spellStart"/>
        <w:r>
          <w:rPr>
            <w:lang w:val="es-ES"/>
          </w:rPr>
          <w:t>Atividades</w:t>
        </w:r>
        <w:proofErr w:type="spellEnd"/>
        <w:r>
          <w:rPr>
            <w:lang w:val="es-ES"/>
          </w:rPr>
          <w:t xml:space="preserve"> Curriculares</w:t>
        </w:r>
      </w:ins>
    </w:p>
    <w:p w14:paraId="2224DDE4" w14:textId="2AE6048D" w:rsidR="002F601E" w:rsidRDefault="008F65E5" w:rsidP="0071305A">
      <w:pPr>
        <w:rPr>
          <w:ins w:id="143" w:author="David das Neves" w:date="2025-09-02T20:37:00Z" w16du:dateUtc="2025-09-02T19:37:00Z"/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secção</w:t>
      </w:r>
      <w:proofErr w:type="spellEnd"/>
      <w:r>
        <w:rPr>
          <w:lang w:val="es-ES"/>
        </w:rPr>
        <w:t xml:space="preserve"> das </w:t>
      </w:r>
      <w:proofErr w:type="spellStart"/>
      <w:r>
        <w:rPr>
          <w:lang w:val="es-ES"/>
        </w:rPr>
        <w:t>atividades</w:t>
      </w:r>
      <w:proofErr w:type="spellEnd"/>
      <w:r>
        <w:rPr>
          <w:lang w:val="es-ES"/>
        </w:rPr>
        <w:t xml:space="preserve"> extracurriculares </w:t>
      </w:r>
      <w:proofErr w:type="spellStart"/>
      <w:r>
        <w:rPr>
          <w:lang w:val="es-ES"/>
        </w:rPr>
        <w:t>segue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estrutura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semelhante</w:t>
      </w:r>
      <w:proofErr w:type="spellEnd"/>
      <w:r>
        <w:rPr>
          <w:lang w:val="es-ES"/>
        </w:rPr>
        <w:t>, de</w:t>
      </w:r>
      <w:del w:id="144" w:author="David das Neves" w:date="2025-09-04T16:23:00Z" w16du:dateUtc="2025-09-04T15:23:00Z">
        <w:r w:rsidDel="00DD1AC1">
          <w:rPr>
            <w:lang w:val="es-ES"/>
          </w:rPr>
          <w:delText>e</w:delText>
        </w:r>
      </w:del>
      <w:r>
        <w:rPr>
          <w:lang w:val="es-ES"/>
        </w:rPr>
        <w:t xml:space="preserve">stacando a </w:t>
      </w:r>
      <w:proofErr w:type="spellStart"/>
      <w:r>
        <w:rPr>
          <w:lang w:val="es-ES"/>
        </w:rPr>
        <w:t>atividade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Dança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descrição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mais</w:t>
      </w:r>
      <w:proofErr w:type="spellEnd"/>
      <w:r>
        <w:rPr>
          <w:lang w:val="es-ES"/>
        </w:rPr>
        <w:t xml:space="preserve"> extensa que evidencia os </w:t>
      </w:r>
      <w:proofErr w:type="spellStart"/>
      <w:r>
        <w:rPr>
          <w:lang w:val="es-ES"/>
        </w:rPr>
        <w:t>seus</w:t>
      </w:r>
      <w:proofErr w:type="spellEnd"/>
      <w:r>
        <w:rPr>
          <w:lang w:val="es-ES"/>
        </w:rPr>
        <w:t xml:space="preserve"> impactos no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motor, emocional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social das </w:t>
      </w:r>
      <w:proofErr w:type="spellStart"/>
      <w:r>
        <w:rPr>
          <w:lang w:val="es-ES"/>
        </w:rPr>
        <w:t>c</w:t>
      </w:r>
      <w:ins w:id="145" w:author="David das Neves" w:date="2025-09-04T16:23:00Z" w16du:dateUtc="2025-09-04T15:23:00Z">
        <w:r w:rsidR="00DD1AC1">
          <w:rPr>
            <w:lang w:val="es-ES"/>
          </w:rPr>
          <w:t>ri</w:t>
        </w:r>
      </w:ins>
      <w:del w:id="146" w:author="David das Neves" w:date="2025-09-04T16:23:00Z" w16du:dateUtc="2025-09-04T15:23:00Z">
        <w:r w:rsidDel="00DD1AC1">
          <w:rPr>
            <w:lang w:val="es-ES"/>
          </w:rPr>
          <w:delText>ir</w:delText>
        </w:r>
      </w:del>
      <w:r>
        <w:rPr>
          <w:lang w:val="es-ES"/>
        </w:rPr>
        <w:t>anças</w:t>
      </w:r>
      <w:proofErr w:type="spellEnd"/>
      <w:r>
        <w:rPr>
          <w:lang w:val="es-ES"/>
        </w:rPr>
        <w:t>.</w:t>
      </w:r>
    </w:p>
    <w:p w14:paraId="0C096C53" w14:textId="6A0C4569" w:rsidR="002F601E" w:rsidRDefault="002F601E" w:rsidP="002F601E">
      <w:pPr>
        <w:jc w:val="left"/>
        <w:rPr>
          <w:ins w:id="147" w:author="David das Neves" w:date="2025-09-02T20:37:00Z" w16du:dateUtc="2025-09-02T19:37:00Z"/>
          <w:sz w:val="22"/>
          <w:szCs w:val="22"/>
        </w:rPr>
      </w:pPr>
      <w:ins w:id="148" w:author="David das Neves" w:date="2025-09-02T20:37:00Z" w16du:dateUtc="2025-09-02T19:37:00Z">
        <w:r w:rsidRPr="002F601E">
          <w:rPr>
            <w:noProof/>
            <w:sz w:val="22"/>
            <w:szCs w:val="22"/>
          </w:rPr>
          <w:lastRenderedPageBreak/>
          <w:drawing>
            <wp:inline distT="0" distB="0" distL="0" distR="0" wp14:anchorId="28614EC5" wp14:editId="381798EF">
              <wp:extent cx="5731510" cy="1614170"/>
              <wp:effectExtent l="0" t="0" r="2540" b="5080"/>
              <wp:docPr id="66545368" name="Picture 1" descr="A close-up of a text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94370323" name="Picture 1" descr="A close-up of a text&#10;&#10;AI-generated content may be incorrect.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614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209BF2D" w14:textId="7C56E0E6" w:rsidR="002F601E" w:rsidRPr="002F601E" w:rsidRDefault="002F601E" w:rsidP="0071305A">
      <w:pPr>
        <w:rPr>
          <w:rPrChange w:id="149" w:author="David das Neves" w:date="2025-09-02T20:37:00Z" w16du:dateUtc="2025-09-02T19:37:00Z">
            <w:rPr>
              <w:lang w:val="es-ES"/>
            </w:rPr>
          </w:rPrChange>
        </w:rPr>
      </w:pPr>
      <w:ins w:id="150" w:author="David das Neves" w:date="2025-09-02T20:37:00Z" w16du:dateUtc="2025-09-02T19:37:00Z">
        <w:r w:rsidRPr="004B2F86">
          <w:t xml:space="preserve">Figura </w:t>
        </w:r>
      </w:ins>
      <w:ins w:id="151" w:author="David das Neves" w:date="2025-09-02T20:38:00Z" w16du:dateUtc="2025-09-02T19:38:00Z">
        <w:r>
          <w:t>5</w:t>
        </w:r>
      </w:ins>
      <w:ins w:id="152" w:author="David das Neves" w:date="2025-09-02T20:37:00Z" w16du:dateUtc="2025-09-02T19:37:00Z">
        <w:r>
          <w:t xml:space="preserve"> - </w:t>
        </w:r>
      </w:ins>
      <w:ins w:id="153" w:author="David das Neves" w:date="2025-09-02T20:38:00Z" w16du:dateUtc="2025-09-02T19:38:00Z">
        <w:r>
          <w:rPr>
            <w:sz w:val="22"/>
            <w:szCs w:val="22"/>
          </w:rPr>
          <w:t>Atividades</w:t>
        </w:r>
      </w:ins>
      <w:ins w:id="154" w:author="David das Neves" w:date="2025-09-02T20:37:00Z" w16du:dateUtc="2025-09-02T19:37:00Z">
        <w:r>
          <w:rPr>
            <w:sz w:val="22"/>
            <w:szCs w:val="22"/>
          </w:rPr>
          <w:t xml:space="preserve"> Atividades</w:t>
        </w:r>
      </w:ins>
    </w:p>
    <w:p w14:paraId="100FF91B" w14:textId="77777777" w:rsidR="004B7EAB" w:rsidRDefault="008F65E5" w:rsidP="004B7EAB">
      <w:pPr>
        <w:rPr>
          <w:ins w:id="155" w:author="David das Neves" w:date="2025-09-02T20:47:00Z" w16du:dateUtc="2025-09-02T19:47:00Z"/>
          <w:lang w:val="es-ES"/>
        </w:rPr>
      </w:pPr>
      <w:r>
        <w:rPr>
          <w:lang w:val="es-ES"/>
        </w:rPr>
        <w:t xml:space="preserve">Por </w:t>
      </w:r>
      <w:proofErr w:type="spellStart"/>
      <w:r>
        <w:rPr>
          <w:lang w:val="es-ES"/>
        </w:rPr>
        <w:t>fim</w:t>
      </w:r>
      <w:proofErr w:type="spellEnd"/>
      <w:r>
        <w:rPr>
          <w:lang w:val="es-ES"/>
        </w:rPr>
        <w:t xml:space="preserve">, a </w:t>
      </w:r>
      <w:proofErr w:type="spellStart"/>
      <w:r>
        <w:rPr>
          <w:lang w:val="es-ES"/>
        </w:rPr>
        <w:t>secção</w:t>
      </w:r>
      <w:proofErr w:type="spellEnd"/>
      <w:r>
        <w:rPr>
          <w:lang w:val="es-ES"/>
        </w:rPr>
        <w:t xml:space="preserve"> dedicada </w:t>
      </w:r>
      <w:proofErr w:type="spellStart"/>
      <w:r>
        <w:rPr>
          <w:lang w:val="es-ES"/>
        </w:rPr>
        <w:t>às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atividades</w:t>
      </w:r>
      <w:proofErr w:type="spellEnd"/>
      <w:r>
        <w:rPr>
          <w:lang w:val="es-ES"/>
        </w:rPr>
        <w:t xml:space="preserve"> em </w:t>
      </w:r>
      <w:proofErr w:type="spellStart"/>
      <w:r>
        <w:rPr>
          <w:lang w:val="es-ES"/>
        </w:rPr>
        <w:t>família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reforça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importância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ligação</w:t>
      </w:r>
      <w:proofErr w:type="spellEnd"/>
      <w:r>
        <w:rPr>
          <w:lang w:val="es-ES"/>
        </w:rPr>
        <w:t xml:space="preserve"> entre o ambiente escolar e o contexto familiar, incentivando a </w:t>
      </w:r>
      <w:proofErr w:type="spellStart"/>
      <w:r>
        <w:rPr>
          <w:lang w:val="es-ES"/>
        </w:rPr>
        <w:t>continuidade</w:t>
      </w:r>
      <w:proofErr w:type="spellEnd"/>
      <w:r>
        <w:rPr>
          <w:lang w:val="es-ES"/>
        </w:rPr>
        <w:t xml:space="preserve"> das </w:t>
      </w:r>
      <w:proofErr w:type="spellStart"/>
      <w:r>
        <w:rPr>
          <w:lang w:val="es-ES"/>
        </w:rPr>
        <w:t>experiências</w:t>
      </w:r>
      <w:proofErr w:type="spellEnd"/>
      <w:r>
        <w:rPr>
          <w:lang w:val="es-ES"/>
        </w:rPr>
        <w:t xml:space="preserve"> em casa.</w:t>
      </w:r>
      <w:ins w:id="156" w:author="David das Neves" w:date="2025-09-02T20:39:00Z" w16du:dateUtc="2025-09-02T19:39:00Z">
        <w:r w:rsidR="002F601E">
          <w:rPr>
            <w:lang w:val="es-ES"/>
          </w:rPr>
          <w:t xml:space="preserve"> Esta </w:t>
        </w:r>
      </w:ins>
      <w:proofErr w:type="spellStart"/>
      <w:ins w:id="157" w:author="David das Neves" w:date="2025-09-02T20:46:00Z" w16du:dateUtc="2025-09-02T19:46:00Z">
        <w:r w:rsidR="004B7EAB">
          <w:rPr>
            <w:lang w:val="es-ES"/>
          </w:rPr>
          <w:t>funcionalidade</w:t>
        </w:r>
        <w:proofErr w:type="spellEnd"/>
        <w:r w:rsidR="004B7EAB">
          <w:rPr>
            <w:lang w:val="es-ES"/>
          </w:rPr>
          <w:t xml:space="preserve"> </w:t>
        </w:r>
        <w:proofErr w:type="spellStart"/>
        <w:r w:rsidR="004B7EAB">
          <w:rPr>
            <w:lang w:val="es-ES"/>
          </w:rPr>
          <w:t>foi</w:t>
        </w:r>
        <w:proofErr w:type="spellEnd"/>
        <w:r w:rsidR="004B7EAB">
          <w:rPr>
            <w:lang w:val="es-ES"/>
          </w:rPr>
          <w:t xml:space="preserve"> concebida </w:t>
        </w:r>
        <w:proofErr w:type="spellStart"/>
        <w:r w:rsidR="004B7EAB">
          <w:rPr>
            <w:lang w:val="es-ES"/>
          </w:rPr>
          <w:t>com</w:t>
        </w:r>
        <w:proofErr w:type="spellEnd"/>
        <w:r w:rsidR="004B7EAB">
          <w:rPr>
            <w:lang w:val="es-ES"/>
          </w:rPr>
          <w:t xml:space="preserve"> o intuito de promover momentos de </w:t>
        </w:r>
        <w:proofErr w:type="spellStart"/>
        <w:r w:rsidR="004B7EAB">
          <w:rPr>
            <w:lang w:val="es-ES"/>
          </w:rPr>
          <w:t>partilha</w:t>
        </w:r>
        <w:proofErr w:type="spellEnd"/>
        <w:r w:rsidR="004B7EAB">
          <w:rPr>
            <w:lang w:val="es-ES"/>
          </w:rPr>
          <w:t xml:space="preserve"> entre país </w:t>
        </w:r>
        <w:proofErr w:type="gramStart"/>
        <w:r w:rsidR="004B7EAB">
          <w:rPr>
            <w:lang w:val="es-ES"/>
          </w:rPr>
          <w:t>e</w:t>
        </w:r>
        <w:proofErr w:type="gramEnd"/>
        <w:r w:rsidR="004B7EAB">
          <w:rPr>
            <w:lang w:val="es-ES"/>
          </w:rPr>
          <w:t xml:space="preserve"> filos, </w:t>
        </w:r>
        <w:proofErr w:type="spellStart"/>
        <w:r w:rsidR="004B7EAB">
          <w:rPr>
            <w:lang w:val="es-ES"/>
          </w:rPr>
          <w:t>através</w:t>
        </w:r>
        <w:proofErr w:type="spellEnd"/>
        <w:r w:rsidR="004B7EAB">
          <w:rPr>
            <w:lang w:val="es-ES"/>
          </w:rPr>
          <w:t xml:space="preserve"> de </w:t>
        </w:r>
        <w:proofErr w:type="spellStart"/>
        <w:r w:rsidR="004B7EAB">
          <w:rPr>
            <w:lang w:val="es-ES"/>
          </w:rPr>
          <w:t>atividades</w:t>
        </w:r>
        <w:proofErr w:type="spellEnd"/>
        <w:r w:rsidR="004B7EAB">
          <w:rPr>
            <w:lang w:val="es-ES"/>
          </w:rPr>
          <w:t xml:space="preserve"> lúdicas como a pintura de </w:t>
        </w:r>
        <w:proofErr w:type="spellStart"/>
        <w:r w:rsidR="004B7EAB">
          <w:rPr>
            <w:lang w:val="es-ES"/>
          </w:rPr>
          <w:t>imagens</w:t>
        </w:r>
        <w:proofErr w:type="spellEnd"/>
        <w:r w:rsidR="004B7EAB">
          <w:rPr>
            <w:lang w:val="es-ES"/>
          </w:rPr>
          <w:t xml:space="preserve"> temáticas</w:t>
        </w:r>
      </w:ins>
      <w:ins w:id="158" w:author="David das Neves" w:date="2025-09-02T20:47:00Z" w16du:dateUtc="2025-09-02T19:47:00Z">
        <w:r w:rsidR="004B7EAB">
          <w:rPr>
            <w:lang w:val="es-ES"/>
          </w:rPr>
          <w:t>.</w:t>
        </w:r>
      </w:ins>
    </w:p>
    <w:p w14:paraId="136F7C63" w14:textId="08A7028E" w:rsidR="004B7EAB" w:rsidRDefault="004B7EAB" w:rsidP="004B7EAB">
      <w:pPr>
        <w:rPr>
          <w:ins w:id="159" w:author="David das Neves" w:date="2025-09-02T20:50:00Z" w16du:dateUtc="2025-09-02T19:50:00Z"/>
          <w:lang w:val="es-ES"/>
        </w:rPr>
      </w:pPr>
      <w:ins w:id="160" w:author="David das Neves" w:date="2025-09-02T20:47:00Z" w16du:dateUtc="2025-09-02T19:47:00Z">
        <w:r>
          <w:rPr>
            <w:lang w:val="es-ES"/>
          </w:rPr>
          <w:t xml:space="preserve">A galería </w:t>
        </w:r>
        <w:proofErr w:type="spellStart"/>
        <w:r>
          <w:rPr>
            <w:lang w:val="es-ES"/>
          </w:rPr>
          <w:t>interativa</w:t>
        </w:r>
        <w:proofErr w:type="spellEnd"/>
        <w:r>
          <w:rPr>
            <w:lang w:val="es-ES"/>
          </w:rPr>
          <w:t xml:space="preserve"> permite </w:t>
        </w:r>
        <w:proofErr w:type="spellStart"/>
        <w:r>
          <w:rPr>
            <w:lang w:val="es-ES"/>
          </w:rPr>
          <w:t>ao</w:t>
        </w:r>
        <w:proofErr w:type="spellEnd"/>
        <w:r>
          <w:rPr>
            <w:lang w:val="es-ES"/>
          </w:rPr>
          <w:t xml:space="preserve"> utilizador visualizar diversas </w:t>
        </w:r>
        <w:proofErr w:type="spellStart"/>
        <w:r>
          <w:rPr>
            <w:lang w:val="es-ES"/>
          </w:rPr>
          <w:t>imagens</w:t>
        </w:r>
        <w:proofErr w:type="spellEnd"/>
        <w:r>
          <w:rPr>
            <w:lang w:val="es-ES"/>
          </w:rPr>
          <w:t xml:space="preserve"> organizadas por categorías (c</w:t>
        </w:r>
      </w:ins>
      <w:ins w:id="161" w:author="David das Neves" w:date="2025-09-02T20:48:00Z" w16du:dateUtc="2025-09-02T19:48:00Z">
        <w:r>
          <w:rPr>
            <w:lang w:val="es-ES"/>
          </w:rPr>
          <w:t xml:space="preserve">arros, </w:t>
        </w:r>
        <w:proofErr w:type="spellStart"/>
        <w:r>
          <w:rPr>
            <w:lang w:val="es-ES"/>
          </w:rPr>
          <w:t>heróis</w:t>
        </w:r>
        <w:proofErr w:type="spellEnd"/>
        <w:r>
          <w:rPr>
            <w:lang w:val="es-ES"/>
          </w:rPr>
          <w:t xml:space="preserve">, princesas, entre otras), seleccionar as que pretende e </w:t>
        </w:r>
        <w:proofErr w:type="spellStart"/>
        <w:r>
          <w:rPr>
            <w:lang w:val="es-ES"/>
          </w:rPr>
          <w:t>descarregá</w:t>
        </w:r>
        <w:proofErr w:type="spellEnd"/>
        <w:r>
          <w:rPr>
            <w:lang w:val="es-ES"/>
          </w:rPr>
          <w:t xml:space="preserve">-las para posterior </w:t>
        </w:r>
        <w:proofErr w:type="spellStart"/>
        <w:r>
          <w:rPr>
            <w:lang w:val="es-ES"/>
          </w:rPr>
          <w:t>impressão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ou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edição</w:t>
        </w:r>
        <w:proofErr w:type="spellEnd"/>
        <w:r>
          <w:rPr>
            <w:lang w:val="es-ES"/>
          </w:rPr>
          <w:t xml:space="preserve"> digital</w:t>
        </w:r>
      </w:ins>
      <w:ins w:id="162" w:author="David das Neves" w:date="2025-09-02T21:06:00Z" w16du:dateUtc="2025-09-02T20:06:00Z">
        <w:r w:rsidR="00E3218E">
          <w:rPr>
            <w:lang w:val="es-ES"/>
          </w:rPr>
          <w:t xml:space="preserve"> (Figura 6)</w:t>
        </w:r>
      </w:ins>
      <w:ins w:id="163" w:author="David das Neves" w:date="2025-09-02T20:48:00Z" w16du:dateUtc="2025-09-02T19:48:00Z">
        <w:r>
          <w:rPr>
            <w:lang w:val="es-ES"/>
          </w:rPr>
          <w:t xml:space="preserve">. Para implementar esta </w:t>
        </w:r>
        <w:proofErr w:type="spellStart"/>
        <w:r>
          <w:rPr>
            <w:lang w:val="es-ES"/>
          </w:rPr>
          <w:t>funcionalidade</w:t>
        </w:r>
      </w:ins>
      <w:proofErr w:type="spellEnd"/>
      <w:ins w:id="164" w:author="David das Neves" w:date="2025-09-02T20:49:00Z" w16du:dateUtc="2025-09-02T19:49:00Z">
        <w:r>
          <w:rPr>
            <w:lang w:val="es-ES"/>
          </w:rPr>
          <w:t xml:space="preserve">, </w:t>
        </w:r>
        <w:proofErr w:type="spellStart"/>
        <w:r>
          <w:rPr>
            <w:lang w:val="es-ES"/>
          </w:rPr>
          <w:t>recorri</w:t>
        </w:r>
        <w:proofErr w:type="spellEnd"/>
        <w:r>
          <w:rPr>
            <w:lang w:val="es-ES"/>
          </w:rPr>
          <w:t xml:space="preserve"> a elementos de HTML para </w:t>
        </w:r>
        <w:proofErr w:type="spellStart"/>
        <w:r>
          <w:rPr>
            <w:lang w:val="es-ES"/>
          </w:rPr>
          <w:t>estruturar</w:t>
        </w:r>
        <w:proofErr w:type="spellEnd"/>
        <w:r>
          <w:rPr>
            <w:lang w:val="es-ES"/>
          </w:rPr>
          <w:t xml:space="preserve"> o </w:t>
        </w:r>
        <w:proofErr w:type="spellStart"/>
        <w:r>
          <w:rPr>
            <w:lang w:val="es-ES"/>
          </w:rPr>
          <w:t>conteúdo</w:t>
        </w:r>
        <w:proofErr w:type="spellEnd"/>
        <w:r>
          <w:rPr>
            <w:lang w:val="es-ES"/>
          </w:rPr>
          <w:t xml:space="preserve">, CSS para estilizar a galerías </w:t>
        </w:r>
        <w:proofErr w:type="gramStart"/>
        <w:r>
          <w:rPr>
            <w:lang w:val="es-ES"/>
          </w:rPr>
          <w:t>e</w:t>
        </w:r>
        <w:proofErr w:type="gramEnd"/>
        <w:r>
          <w:rPr>
            <w:lang w:val="es-ES"/>
          </w:rPr>
          <w:t xml:space="preserve"> os </w:t>
        </w:r>
        <w:proofErr w:type="spellStart"/>
        <w:r>
          <w:rPr>
            <w:lang w:val="es-ES"/>
          </w:rPr>
          <w:t>botões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interação</w:t>
        </w:r>
        <w:proofErr w:type="spellEnd"/>
        <w:r>
          <w:rPr>
            <w:lang w:val="es-ES"/>
          </w:rPr>
          <w:t xml:space="preserve">, e JavaScript para dinamizar a </w:t>
        </w:r>
        <w:proofErr w:type="spellStart"/>
        <w:r>
          <w:rPr>
            <w:lang w:val="es-ES"/>
          </w:rPr>
          <w:t>seleção</w:t>
        </w:r>
        <w:proofErr w:type="spellEnd"/>
        <w:r>
          <w:rPr>
            <w:lang w:val="es-ES"/>
          </w:rPr>
          <w:t xml:space="preserve"> e o proceso de </w:t>
        </w:r>
        <w:proofErr w:type="spellStart"/>
        <w:r>
          <w:rPr>
            <w:lang w:val="es-ES"/>
          </w:rPr>
          <w:t>download</w:t>
        </w:r>
      </w:ins>
      <w:proofErr w:type="spellEnd"/>
      <w:ins w:id="165" w:author="David das Neves" w:date="2025-09-02T20:50:00Z" w16du:dateUtc="2025-09-02T19:50:00Z">
        <w:r>
          <w:rPr>
            <w:lang w:val="es-ES"/>
          </w:rPr>
          <w:t>.</w:t>
        </w:r>
      </w:ins>
    </w:p>
    <w:p w14:paraId="6F2FA4F2" w14:textId="19EAA4C3" w:rsidR="004B7EAB" w:rsidRDefault="004B7EAB" w:rsidP="004B7EAB">
      <w:pPr>
        <w:rPr>
          <w:ins w:id="166" w:author="David das Neves" w:date="2025-09-02T21:00:00Z" w16du:dateUtc="2025-09-02T20:00:00Z"/>
          <w:lang w:val="es-ES"/>
        </w:rPr>
      </w:pPr>
      <w:ins w:id="167" w:author="David das Neves" w:date="2025-09-02T20:50:00Z" w16du:dateUtc="2025-09-02T19:50:00Z">
        <w:r>
          <w:rPr>
            <w:lang w:val="es-ES"/>
          </w:rPr>
          <w:t>O código JavaScript (Figura</w:t>
        </w:r>
      </w:ins>
      <w:ins w:id="168" w:author="David das Neves" w:date="2025-09-02T21:09:00Z" w16du:dateUtc="2025-09-02T20:09:00Z">
        <w:r w:rsidR="00E3218E">
          <w:rPr>
            <w:lang w:val="es-ES"/>
          </w:rPr>
          <w:t>s</w:t>
        </w:r>
      </w:ins>
      <w:ins w:id="169" w:author="David das Neves" w:date="2025-09-02T20:50:00Z" w16du:dateUtc="2025-09-02T19:50:00Z">
        <w:r>
          <w:rPr>
            <w:lang w:val="es-ES"/>
          </w:rPr>
          <w:t xml:space="preserve"> </w:t>
        </w:r>
      </w:ins>
      <w:ins w:id="170" w:author="David das Neves" w:date="2025-09-02T21:07:00Z" w16du:dateUtc="2025-09-02T20:07:00Z">
        <w:r w:rsidR="00E3218E">
          <w:rPr>
            <w:lang w:val="es-ES"/>
          </w:rPr>
          <w:t>7</w:t>
        </w:r>
      </w:ins>
      <w:ins w:id="171" w:author="David das Neves" w:date="2025-09-02T21:09:00Z" w16du:dateUtc="2025-09-02T20:09:00Z">
        <w:r w:rsidR="00E3218E">
          <w:rPr>
            <w:lang w:val="es-ES"/>
          </w:rPr>
          <w:t xml:space="preserve"> e 8</w:t>
        </w:r>
      </w:ins>
      <w:ins w:id="172" w:author="David das Neves" w:date="2025-09-02T20:50:00Z" w16du:dateUtc="2025-09-02T19:50:00Z">
        <w:r>
          <w:rPr>
            <w:lang w:val="es-ES"/>
          </w:rPr>
          <w:t xml:space="preserve">) permite que o utilizador </w:t>
        </w:r>
        <w:proofErr w:type="spellStart"/>
        <w:r>
          <w:rPr>
            <w:lang w:val="es-ES"/>
          </w:rPr>
          <w:t>selecione</w:t>
        </w:r>
        <w:proofErr w:type="spellEnd"/>
        <w:r>
          <w:rPr>
            <w:lang w:val="es-ES"/>
          </w:rPr>
          <w:t xml:space="preserve"> individualmente as </w:t>
        </w:r>
        <w:proofErr w:type="spellStart"/>
        <w:r>
          <w:rPr>
            <w:lang w:val="es-ES"/>
          </w:rPr>
          <w:t>imagens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desejadas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ou</w:t>
        </w:r>
        <w:proofErr w:type="spellEnd"/>
        <w:r>
          <w:rPr>
            <w:lang w:val="es-ES"/>
          </w:rPr>
          <w:t xml:space="preserve"> opte por seleccionar todas </w:t>
        </w:r>
        <w:proofErr w:type="spellStart"/>
        <w:r>
          <w:rPr>
            <w:lang w:val="es-ES"/>
          </w:rPr>
          <w:t>através</w:t>
        </w:r>
      </w:ins>
      <w:proofErr w:type="spellEnd"/>
      <w:ins w:id="173" w:author="David das Neves" w:date="2025-09-02T20:51:00Z" w16du:dateUtc="2025-09-02T19:51:00Z"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uma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checkbos</w:t>
        </w:r>
        <w:proofErr w:type="spellEnd"/>
        <w:r>
          <w:rPr>
            <w:lang w:val="es-ES"/>
          </w:rPr>
          <w:t xml:space="preserve"> global. O </w:t>
        </w:r>
        <w:proofErr w:type="spellStart"/>
        <w:r>
          <w:rPr>
            <w:lang w:val="es-ES"/>
          </w:rPr>
          <w:t>botão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download</w:t>
        </w:r>
        <w:proofErr w:type="spellEnd"/>
        <w:r>
          <w:rPr>
            <w:lang w:val="es-ES"/>
          </w:rPr>
          <w:t xml:space="preserve"> é </w:t>
        </w:r>
        <w:proofErr w:type="spellStart"/>
        <w:r>
          <w:rPr>
            <w:lang w:val="es-ES"/>
          </w:rPr>
          <w:t>ativado</w:t>
        </w:r>
        <w:proofErr w:type="spellEnd"/>
        <w:r>
          <w:rPr>
            <w:lang w:val="es-ES"/>
          </w:rPr>
          <w:t xml:space="preserve"> apenas </w:t>
        </w:r>
        <w:proofErr w:type="spellStart"/>
        <w:r>
          <w:rPr>
            <w:lang w:val="es-ES"/>
          </w:rPr>
          <w:t>quando</w:t>
        </w:r>
        <w:proofErr w:type="spellEnd"/>
        <w:r>
          <w:rPr>
            <w:lang w:val="es-ES"/>
          </w:rPr>
          <w:t xml:space="preserve"> existe pelo menos </w:t>
        </w:r>
        <w:proofErr w:type="spellStart"/>
        <w:r>
          <w:rPr>
            <w:lang w:val="es-ES"/>
          </w:rPr>
          <w:t>uma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imagens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selecionada</w:t>
        </w:r>
      </w:ins>
      <w:proofErr w:type="spellEnd"/>
      <w:ins w:id="174" w:author="David das Neves" w:date="2025-09-02T20:58:00Z" w16du:dateUtc="2025-09-02T19:58:00Z">
        <w:r w:rsidR="00CF658C">
          <w:rPr>
            <w:lang w:val="es-ES"/>
          </w:rPr>
          <w:t xml:space="preserve">, </w:t>
        </w:r>
        <w:proofErr w:type="spellStart"/>
        <w:r w:rsidR="00CF658C">
          <w:rPr>
            <w:lang w:val="es-ES"/>
          </w:rPr>
          <w:t>garantindo</w:t>
        </w:r>
        <w:proofErr w:type="spellEnd"/>
        <w:r w:rsidR="00CF658C">
          <w:rPr>
            <w:lang w:val="es-ES"/>
          </w:rPr>
          <w:t xml:space="preserve"> </w:t>
        </w:r>
        <w:proofErr w:type="spellStart"/>
        <w:r w:rsidR="00CF658C">
          <w:rPr>
            <w:lang w:val="es-ES"/>
          </w:rPr>
          <w:t>uma</w:t>
        </w:r>
        <w:proofErr w:type="spellEnd"/>
        <w:r w:rsidR="00CF658C">
          <w:rPr>
            <w:lang w:val="es-ES"/>
          </w:rPr>
          <w:t xml:space="preserve"> experiencia intuitiva </w:t>
        </w:r>
        <w:proofErr w:type="gramStart"/>
        <w:r w:rsidR="00CF658C">
          <w:rPr>
            <w:lang w:val="es-ES"/>
          </w:rPr>
          <w:t>e</w:t>
        </w:r>
        <w:proofErr w:type="gramEnd"/>
        <w:r w:rsidR="00CF658C">
          <w:rPr>
            <w:lang w:val="es-ES"/>
          </w:rPr>
          <w:t xml:space="preserve"> funcional. Cada imagen é </w:t>
        </w:r>
        <w:proofErr w:type="spellStart"/>
        <w:r w:rsidR="00CF658C">
          <w:rPr>
            <w:lang w:val="es-ES"/>
          </w:rPr>
          <w:t>descarregada</w:t>
        </w:r>
        <w:proofErr w:type="spellEnd"/>
        <w:r w:rsidR="00CF658C">
          <w:rPr>
            <w:lang w:val="es-ES"/>
          </w:rPr>
          <w:t xml:space="preserve"> automáticamente </w:t>
        </w:r>
        <w:proofErr w:type="spellStart"/>
        <w:r w:rsidR="00CF658C">
          <w:rPr>
            <w:lang w:val="es-ES"/>
          </w:rPr>
          <w:t>através</w:t>
        </w:r>
        <w:proofErr w:type="spellEnd"/>
        <w:r w:rsidR="00CF658C">
          <w:rPr>
            <w:lang w:val="es-ES"/>
          </w:rPr>
          <w:t xml:space="preserve"> da </w:t>
        </w:r>
        <w:proofErr w:type="spellStart"/>
        <w:r w:rsidR="00CF658C">
          <w:rPr>
            <w:lang w:val="es-ES"/>
          </w:rPr>
          <w:t>criação</w:t>
        </w:r>
        <w:proofErr w:type="spellEnd"/>
        <w:r w:rsidR="00CF658C">
          <w:rPr>
            <w:lang w:val="es-ES"/>
          </w:rPr>
          <w:t xml:space="preserve"> de elementos &lt;a</w:t>
        </w:r>
      </w:ins>
      <w:ins w:id="175" w:author="David das Neves" w:date="2025-09-02T20:59:00Z" w16du:dateUtc="2025-09-02T19:59:00Z">
        <w:r w:rsidR="00CF658C">
          <w:rPr>
            <w:lang w:val="es-ES"/>
          </w:rPr>
          <w:t xml:space="preserve">&gt; </w:t>
        </w:r>
        <w:proofErr w:type="spellStart"/>
        <w:r w:rsidR="00CF658C">
          <w:rPr>
            <w:lang w:val="es-ES"/>
          </w:rPr>
          <w:t>com</w:t>
        </w:r>
        <w:proofErr w:type="spellEnd"/>
        <w:r w:rsidR="00CF658C">
          <w:rPr>
            <w:lang w:val="es-ES"/>
          </w:rPr>
          <w:t xml:space="preserve"> atributos &lt;</w:t>
        </w:r>
        <w:proofErr w:type="spellStart"/>
        <w:r w:rsidR="00CF658C">
          <w:rPr>
            <w:lang w:val="es-ES"/>
          </w:rPr>
          <w:t>href</w:t>
        </w:r>
        <w:proofErr w:type="spellEnd"/>
        <w:r w:rsidR="00CF658C">
          <w:rPr>
            <w:lang w:val="es-ES"/>
          </w:rPr>
          <w:t>&gt; e &lt;</w:t>
        </w:r>
        <w:proofErr w:type="spellStart"/>
        <w:r w:rsidR="00CF658C">
          <w:rPr>
            <w:lang w:val="es-ES"/>
          </w:rPr>
          <w:t>download</w:t>
        </w:r>
        <w:proofErr w:type="spellEnd"/>
        <w:r w:rsidR="00CF658C">
          <w:rPr>
            <w:lang w:val="es-ES"/>
          </w:rPr>
          <w:t xml:space="preserve">&gt;, o que evita a </w:t>
        </w:r>
        <w:proofErr w:type="spellStart"/>
        <w:r w:rsidR="00CF658C">
          <w:rPr>
            <w:lang w:val="es-ES"/>
          </w:rPr>
          <w:t>ncessidade</w:t>
        </w:r>
      </w:ins>
      <w:proofErr w:type="spellEnd"/>
      <w:ins w:id="176" w:author="David das Neves" w:date="2025-09-02T21:00:00Z" w16du:dateUtc="2025-09-02T20:00:00Z">
        <w:r w:rsidR="00CF658C">
          <w:rPr>
            <w:lang w:val="es-ES"/>
          </w:rPr>
          <w:t xml:space="preserve"> de </w:t>
        </w:r>
        <w:proofErr w:type="spellStart"/>
        <w:r w:rsidR="00CF658C">
          <w:rPr>
            <w:lang w:val="es-ES"/>
          </w:rPr>
          <w:t>plugins</w:t>
        </w:r>
        <w:proofErr w:type="spellEnd"/>
        <w:r w:rsidR="00CF658C">
          <w:rPr>
            <w:lang w:val="es-ES"/>
          </w:rPr>
          <w:t xml:space="preserve"> externos </w:t>
        </w:r>
        <w:proofErr w:type="spellStart"/>
        <w:r w:rsidR="00CF658C">
          <w:rPr>
            <w:lang w:val="es-ES"/>
          </w:rPr>
          <w:t>ou</w:t>
        </w:r>
        <w:proofErr w:type="spellEnd"/>
        <w:r w:rsidR="00CF658C">
          <w:rPr>
            <w:lang w:val="es-ES"/>
          </w:rPr>
          <w:t xml:space="preserve"> </w:t>
        </w:r>
        <w:proofErr w:type="spellStart"/>
        <w:r w:rsidR="00CF658C">
          <w:rPr>
            <w:lang w:val="es-ES"/>
          </w:rPr>
          <w:t>formulários</w:t>
        </w:r>
        <w:proofErr w:type="spellEnd"/>
        <w:r w:rsidR="00CF658C">
          <w:rPr>
            <w:lang w:val="es-ES"/>
          </w:rPr>
          <w:t xml:space="preserve"> </w:t>
        </w:r>
        <w:proofErr w:type="spellStart"/>
        <w:r w:rsidR="00CF658C">
          <w:rPr>
            <w:lang w:val="es-ES"/>
          </w:rPr>
          <w:t>adicionais</w:t>
        </w:r>
      </w:ins>
      <w:proofErr w:type="spellEnd"/>
      <w:ins w:id="177" w:author="David das Neves" w:date="2025-09-02T21:06:00Z" w16du:dateUtc="2025-09-02T20:06:00Z">
        <w:r w:rsidR="00E3218E">
          <w:rPr>
            <w:lang w:val="es-ES"/>
          </w:rPr>
          <w:t>.</w:t>
        </w:r>
      </w:ins>
    </w:p>
    <w:p w14:paraId="5230AFCC" w14:textId="578E5F32" w:rsidR="00E3218E" w:rsidRDefault="00E3218E" w:rsidP="004B7EAB">
      <w:pPr>
        <w:rPr>
          <w:ins w:id="178" w:author="David das Neves" w:date="2025-09-02T21:07:00Z" w16du:dateUtc="2025-09-02T20:07:00Z"/>
          <w:lang w:val="es-ES"/>
        </w:rPr>
      </w:pPr>
      <w:ins w:id="179" w:author="David das Neves" w:date="2025-09-02T21:07:00Z" w16du:dateUtc="2025-09-02T20:07:00Z">
        <w:r w:rsidRPr="00E3218E">
          <w:rPr>
            <w:noProof/>
            <w:lang w:val="es-ES"/>
          </w:rPr>
          <w:lastRenderedPageBreak/>
          <w:drawing>
            <wp:inline distT="0" distB="0" distL="0" distR="0" wp14:anchorId="3A3B7DDF" wp14:editId="571AFDC3">
              <wp:extent cx="5731510" cy="2994660"/>
              <wp:effectExtent l="0" t="0" r="2540" b="0"/>
              <wp:docPr id="1315122497" name="Picture 1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15122497" name="Picture 1" descr="A screenshot of a computer&#10;&#10;AI-generated content may be incorrect.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9946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AC5CAA" w14:textId="133E57C0" w:rsidR="00E3218E" w:rsidRDefault="00E3218E" w:rsidP="0071305A">
      <w:pPr>
        <w:rPr>
          <w:ins w:id="180" w:author="David das Neves" w:date="2025-09-02T21:04:00Z" w16du:dateUtc="2025-09-02T20:04:00Z"/>
          <w:lang w:val="es-ES"/>
        </w:rPr>
      </w:pPr>
      <w:ins w:id="181" w:author="David das Neves" w:date="2025-09-02T21:08:00Z" w16du:dateUtc="2025-09-02T20:08:00Z">
        <w:r>
          <w:rPr>
            <w:lang w:val="es-ES"/>
          </w:rPr>
          <w:t xml:space="preserve">Figura 6 – </w:t>
        </w:r>
        <w:proofErr w:type="spellStart"/>
        <w:r>
          <w:rPr>
            <w:lang w:val="es-ES"/>
          </w:rPr>
          <w:t>Atividades</w:t>
        </w:r>
        <w:proofErr w:type="spellEnd"/>
        <w:r>
          <w:rPr>
            <w:lang w:val="es-ES"/>
          </w:rPr>
          <w:t xml:space="preserve"> em </w:t>
        </w:r>
      </w:ins>
      <w:ins w:id="182" w:author="David das Neves" w:date="2025-09-02T21:11:00Z" w16du:dateUtc="2025-09-02T20:11:00Z">
        <w:r>
          <w:rPr>
            <w:lang w:val="es-ES"/>
          </w:rPr>
          <w:t>familia</w:t>
        </w:r>
      </w:ins>
    </w:p>
    <w:p w14:paraId="1D5DB38C" w14:textId="3DD06F56" w:rsidR="00E3218E" w:rsidRDefault="00E3218E" w:rsidP="004B7EAB">
      <w:pPr>
        <w:rPr>
          <w:ins w:id="183" w:author="David das Neves" w:date="2025-09-02T21:04:00Z" w16du:dateUtc="2025-09-02T20:04:00Z"/>
          <w:lang w:val="es-ES"/>
        </w:rPr>
      </w:pPr>
      <w:ins w:id="184" w:author="David das Neves" w:date="2025-09-02T21:09:00Z" w16du:dateUtc="2025-09-02T20:09:00Z">
        <w:r w:rsidRPr="00E3218E">
          <w:rPr>
            <w:noProof/>
            <w:lang w:val="es-ES"/>
          </w:rPr>
          <w:drawing>
            <wp:inline distT="0" distB="0" distL="0" distR="0" wp14:anchorId="67E00E84" wp14:editId="1A4F8A17">
              <wp:extent cx="5731510" cy="2823210"/>
              <wp:effectExtent l="0" t="0" r="2540" b="0"/>
              <wp:docPr id="912479469" name="Picture 1" descr="A black screen with text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12479469" name="Picture 1" descr="A black screen with text&#10;&#10;AI-generated content may be incorrect.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8232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7B9BB14" w14:textId="21BEBBF5" w:rsidR="00E3218E" w:rsidRDefault="00E3218E" w:rsidP="004B7EAB">
      <w:pPr>
        <w:rPr>
          <w:ins w:id="185" w:author="David das Neves" w:date="2025-09-02T21:09:00Z" w16du:dateUtc="2025-09-02T20:09:00Z"/>
          <w:lang w:val="es-ES"/>
        </w:rPr>
      </w:pPr>
      <w:ins w:id="186" w:author="David das Neves" w:date="2025-09-02T21:04:00Z" w16du:dateUtc="2025-09-02T20:04:00Z">
        <w:r>
          <w:rPr>
            <w:lang w:val="es-ES"/>
          </w:rPr>
          <w:t xml:space="preserve">Figura </w:t>
        </w:r>
      </w:ins>
      <w:ins w:id="187" w:author="David das Neves" w:date="2025-09-02T21:06:00Z" w16du:dateUtc="2025-09-02T20:06:00Z">
        <w:r>
          <w:rPr>
            <w:lang w:val="es-ES"/>
          </w:rPr>
          <w:t>7</w:t>
        </w:r>
      </w:ins>
      <w:ins w:id="188" w:author="David das Neves" w:date="2025-09-02T21:04:00Z" w16du:dateUtc="2025-09-02T20:04:00Z">
        <w:r>
          <w:rPr>
            <w:lang w:val="es-ES"/>
          </w:rPr>
          <w:t xml:space="preserve"> – Script do </w:t>
        </w:r>
        <w:proofErr w:type="spellStart"/>
        <w:r>
          <w:rPr>
            <w:lang w:val="es-ES"/>
          </w:rPr>
          <w:t>download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imagens</w:t>
        </w:r>
      </w:ins>
      <w:proofErr w:type="spellEnd"/>
    </w:p>
    <w:p w14:paraId="5DAB23D3" w14:textId="6146913A" w:rsidR="00E3218E" w:rsidRDefault="00E3218E" w:rsidP="004B7EAB">
      <w:pPr>
        <w:rPr>
          <w:ins w:id="189" w:author="David das Neves" w:date="2025-09-02T21:10:00Z" w16du:dateUtc="2025-09-02T20:10:00Z"/>
          <w:lang w:val="es-ES"/>
        </w:rPr>
      </w:pPr>
      <w:ins w:id="190" w:author="David das Neves" w:date="2025-09-02T21:10:00Z" w16du:dateUtc="2025-09-02T20:10:00Z">
        <w:r w:rsidRPr="00E3218E">
          <w:rPr>
            <w:noProof/>
            <w:lang w:val="es-ES"/>
          </w:rPr>
          <w:lastRenderedPageBreak/>
          <w:drawing>
            <wp:inline distT="0" distB="0" distL="0" distR="0" wp14:anchorId="571B2A53" wp14:editId="101CAD35">
              <wp:extent cx="4457667" cy="5419725"/>
              <wp:effectExtent l="0" t="0" r="635" b="0"/>
              <wp:docPr id="1559496109" name="Picture 1" descr="A screen shot of a computer program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59496109" name="Picture 1" descr="A screen shot of a computer program&#10;&#10;AI-generated content may be incorrect.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72499" cy="54377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49D8A27" w14:textId="3274FA27" w:rsidR="00E3218E" w:rsidRDefault="00E3218E" w:rsidP="0071305A">
      <w:pPr>
        <w:rPr>
          <w:lang w:val="es-ES"/>
        </w:rPr>
      </w:pPr>
      <w:ins w:id="191" w:author="David das Neves" w:date="2025-09-02T21:10:00Z" w16du:dateUtc="2025-09-02T20:10:00Z">
        <w:r>
          <w:rPr>
            <w:lang w:val="es-ES"/>
          </w:rPr>
          <w:t xml:space="preserve">Figura 8 </w:t>
        </w:r>
      </w:ins>
      <w:ins w:id="192" w:author="David das Neves" w:date="2025-09-02T21:11:00Z" w16du:dateUtc="2025-09-02T20:11:00Z">
        <w:r>
          <w:rPr>
            <w:lang w:val="es-ES"/>
          </w:rPr>
          <w:t>–</w:t>
        </w:r>
      </w:ins>
      <w:ins w:id="193" w:author="David das Neves" w:date="2025-09-02T21:10:00Z" w16du:dateUtc="2025-09-02T20:10:00Z">
        <w:r>
          <w:rPr>
            <w:lang w:val="es-ES"/>
          </w:rPr>
          <w:t xml:space="preserve"> </w:t>
        </w:r>
      </w:ins>
      <w:proofErr w:type="spellStart"/>
      <w:ins w:id="194" w:author="David das Neves" w:date="2025-09-02T21:11:00Z" w16du:dateUtc="2025-09-02T20:11:00Z">
        <w:r>
          <w:rPr>
            <w:lang w:val="es-ES"/>
          </w:rPr>
          <w:t>Continuação</w:t>
        </w:r>
        <w:proofErr w:type="spellEnd"/>
        <w:r>
          <w:rPr>
            <w:lang w:val="es-ES"/>
          </w:rPr>
          <w:t xml:space="preserve"> do script </w:t>
        </w:r>
      </w:ins>
      <w:proofErr w:type="spellStart"/>
      <w:ins w:id="195" w:author="David das Neves" w:date="2025-09-02T21:10:00Z" w16du:dateUtc="2025-09-02T20:10:00Z">
        <w:r>
          <w:rPr>
            <w:lang w:val="es-ES"/>
          </w:rPr>
          <w:t>Sc</w:t>
        </w:r>
      </w:ins>
      <w:ins w:id="196" w:author="David das Neves" w:date="2025-09-02T21:11:00Z" w16du:dateUtc="2025-09-02T20:11:00Z">
        <w:r>
          <w:rPr>
            <w:lang w:val="es-ES"/>
          </w:rPr>
          <w:t>ript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download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imagens</w:t>
        </w:r>
      </w:ins>
      <w:proofErr w:type="spellEnd"/>
    </w:p>
    <w:p w14:paraId="44A0FD9C" w14:textId="45053974" w:rsidR="002F601E" w:rsidRPr="002F601E" w:rsidRDefault="008F65E5" w:rsidP="002F601E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organização</w:t>
      </w:r>
      <w:proofErr w:type="spellEnd"/>
      <w:r>
        <w:rPr>
          <w:lang w:val="es-ES"/>
        </w:rPr>
        <w:t xml:space="preserve"> em </w:t>
      </w:r>
      <w:proofErr w:type="spellStart"/>
      <w:r>
        <w:rPr>
          <w:lang w:val="es-ES"/>
        </w:rPr>
        <w:t>divs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permitiu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separação</w:t>
      </w:r>
      <w:proofErr w:type="spellEnd"/>
      <w:r>
        <w:rPr>
          <w:lang w:val="es-ES"/>
        </w:rPr>
        <w:t xml:space="preserve"> clara, e visualmente apelativa entre os diferentes tipos de </w:t>
      </w:r>
      <w:proofErr w:type="spellStart"/>
      <w:r>
        <w:rPr>
          <w:lang w:val="es-ES"/>
        </w:rPr>
        <w:t>atividades</w:t>
      </w:r>
      <w:proofErr w:type="spellEnd"/>
      <w:r>
        <w:rPr>
          <w:lang w:val="es-ES"/>
        </w:rPr>
        <w:t xml:space="preserve">, facilitando a </w:t>
      </w:r>
      <w:proofErr w:type="spellStart"/>
      <w:r>
        <w:rPr>
          <w:lang w:val="es-ES"/>
        </w:rPr>
        <w:t>leitura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por parte dos utilizadores. Esta </w:t>
      </w:r>
      <w:proofErr w:type="spellStart"/>
      <w:r>
        <w:rPr>
          <w:lang w:val="es-ES"/>
        </w:rPr>
        <w:t>abordagem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também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contribuiu</w:t>
      </w:r>
      <w:proofErr w:type="spellEnd"/>
      <w:r>
        <w:rPr>
          <w:lang w:val="es-ES"/>
        </w:rPr>
        <w:t xml:space="preserve"> para a </w:t>
      </w:r>
      <w:proofErr w:type="spellStart"/>
      <w:r>
        <w:rPr>
          <w:lang w:val="es-ES"/>
        </w:rPr>
        <w:t>manutenção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estrutura</w:t>
      </w:r>
      <w:proofErr w:type="spellEnd"/>
      <w:r>
        <w:rPr>
          <w:lang w:val="es-ES"/>
        </w:rPr>
        <w:t xml:space="preserve"> modular e </w:t>
      </w:r>
      <w:proofErr w:type="spellStart"/>
      <w:r>
        <w:rPr>
          <w:lang w:val="es-ES"/>
        </w:rPr>
        <w:t>reutilizável</w:t>
      </w:r>
      <w:proofErr w:type="spellEnd"/>
      <w:r>
        <w:rPr>
          <w:lang w:val="es-ES"/>
        </w:rPr>
        <w:t xml:space="preserve"> do código HTML, </w:t>
      </w:r>
      <w:proofErr w:type="spellStart"/>
      <w:r>
        <w:rPr>
          <w:lang w:val="es-ES"/>
        </w:rPr>
        <w:t>alinhada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as boas </w:t>
      </w:r>
      <w:proofErr w:type="spellStart"/>
      <w:r>
        <w:rPr>
          <w:lang w:val="es-ES"/>
        </w:rPr>
        <w:t>práticas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web (</w:t>
      </w:r>
      <w:proofErr w:type="spellStart"/>
      <w:r>
        <w:rPr>
          <w:lang w:val="es-ES"/>
        </w:rPr>
        <w:t>Wazid</w:t>
      </w:r>
      <w:proofErr w:type="spellEnd"/>
      <w:r>
        <w:rPr>
          <w:lang w:val="es-ES"/>
        </w:rPr>
        <w:t>, 2023).</w:t>
      </w:r>
    </w:p>
    <w:p w14:paraId="62F2C88F" w14:textId="77777777" w:rsidR="008F65E5" w:rsidDel="0071305A" w:rsidRDefault="008F65E5" w:rsidP="008F65E5">
      <w:pPr>
        <w:rPr>
          <w:del w:id="197" w:author="David das Neves" w:date="2025-09-02T21:20:00Z" w16du:dateUtc="2025-09-02T20:20:00Z"/>
          <w:lang w:val="es-ES"/>
        </w:rPr>
      </w:pP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página de </w:t>
      </w:r>
      <w:proofErr w:type="spellStart"/>
      <w:proofErr w:type="gramStart"/>
      <w:r>
        <w:rPr>
          <w:lang w:val="es-ES"/>
        </w:rPr>
        <w:t>inscrição,foram</w:t>
      </w:r>
      <w:proofErr w:type="spellEnd"/>
      <w:proofErr w:type="gramEnd"/>
      <w:r>
        <w:rPr>
          <w:lang w:val="es-ES"/>
        </w:rPr>
        <w:t xml:space="preserve"> utilizados elementos de </w:t>
      </w:r>
      <w:proofErr w:type="spellStart"/>
      <w:r>
        <w:rPr>
          <w:lang w:val="es-ES"/>
        </w:rPr>
        <w:t>formulário</w:t>
      </w:r>
      <w:proofErr w:type="spellEnd"/>
      <w:r>
        <w:rPr>
          <w:lang w:val="es-ES"/>
        </w:rPr>
        <w:t xml:space="preserve"> para </w:t>
      </w:r>
      <w:proofErr w:type="spellStart"/>
      <w:r>
        <w:rPr>
          <w:lang w:val="es-ES"/>
        </w:rPr>
        <w:t>recolher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informações</w:t>
      </w:r>
      <w:proofErr w:type="spellEnd"/>
      <w:r>
        <w:rPr>
          <w:lang w:val="es-ES"/>
        </w:rPr>
        <w:t xml:space="preserve"> dos </w:t>
      </w:r>
      <w:proofErr w:type="spellStart"/>
      <w:r>
        <w:rPr>
          <w:lang w:val="es-ES"/>
        </w:rPr>
        <w:t>encarregados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educação</w:t>
      </w:r>
      <w:proofErr w:type="spellEnd"/>
      <w:r>
        <w:rPr>
          <w:lang w:val="es-ES"/>
        </w:rPr>
        <w:t xml:space="preserve"> e do educando, como o </w:t>
      </w:r>
      <w:proofErr w:type="spellStart"/>
      <w:r>
        <w:rPr>
          <w:lang w:val="es-ES"/>
        </w:rPr>
        <w:t>nome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encarregado</w:t>
      </w:r>
      <w:proofErr w:type="spellEnd"/>
      <w:r>
        <w:rPr>
          <w:lang w:val="es-ES"/>
        </w:rPr>
        <w:t xml:space="preserve"> e educando, data de </w:t>
      </w:r>
      <w:proofErr w:type="spellStart"/>
      <w:r>
        <w:rPr>
          <w:lang w:val="es-ES"/>
        </w:rPr>
        <w:t>nascimento</w:t>
      </w:r>
      <w:proofErr w:type="spellEnd"/>
      <w:r>
        <w:rPr>
          <w:lang w:val="es-ES"/>
        </w:rPr>
        <w:t xml:space="preserve"> do educando, e-mail e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mensagem</w:t>
      </w:r>
      <w:proofErr w:type="spellEnd"/>
      <w:r>
        <w:rPr>
          <w:lang w:val="es-ES"/>
        </w:rPr>
        <w:t xml:space="preserve"> personalizada (Figura 3) (Chen e Huang, 2023). </w:t>
      </w:r>
    </w:p>
    <w:p w14:paraId="1704F09E" w14:textId="77777777" w:rsidR="008F65E5" w:rsidRPr="00A9468E" w:rsidRDefault="008F65E5" w:rsidP="0071305A">
      <w:pPr>
        <w:rPr>
          <w:u w:val="single"/>
          <w:lang w:val="es-ES"/>
        </w:rPr>
      </w:pPr>
    </w:p>
    <w:p w14:paraId="338F88A2" w14:textId="36BFCFFE" w:rsidR="008F65E5" w:rsidRDefault="008F65E5" w:rsidP="008F65E5">
      <w:pPr>
        <w:rPr>
          <w:ins w:id="198" w:author="David das Neves" w:date="2025-09-02T20:11:00Z" w16du:dateUtc="2025-09-02T19:11:00Z"/>
          <w:lang w:val="es-ES"/>
        </w:rPr>
      </w:pPr>
      <w:r w:rsidRPr="009A1F57">
        <w:rPr>
          <w:noProof/>
          <w:lang w:val="es-ES"/>
        </w:rPr>
        <w:lastRenderedPageBreak/>
        <w:drawing>
          <wp:inline distT="0" distB="0" distL="0" distR="0" wp14:anchorId="6EC3D5AB" wp14:editId="69E8EE97">
            <wp:extent cx="5077691" cy="2344761"/>
            <wp:effectExtent l="0" t="0" r="8890" b="0"/>
            <wp:docPr id="1079039095" name="Imagem 1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45201" name="Imagem 1" descr="Uma imagem com texto, captura de ecrã, Tipo de letra&#10;&#10;Os conteúdos gerados por IA podem estar incorretos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9608" cy="23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E087" w14:textId="6A328AB9" w:rsidR="00360508" w:rsidRDefault="00360508" w:rsidP="0071305A">
      <w:pPr>
        <w:rPr>
          <w:ins w:id="199" w:author="David das Neves" w:date="2025-09-02T20:11:00Z" w16du:dateUtc="2025-09-02T19:11:00Z"/>
          <w:lang w:val="es-ES"/>
        </w:rPr>
      </w:pPr>
      <w:ins w:id="200" w:author="David das Neves" w:date="2025-09-02T20:11:00Z" w16du:dateUtc="2025-09-02T19:11:00Z">
        <w:r>
          <w:rPr>
            <w:lang w:val="es-ES"/>
          </w:rPr>
          <w:t xml:space="preserve">Figura </w:t>
        </w:r>
      </w:ins>
      <w:ins w:id="201" w:author="David das Neves" w:date="2025-09-02T21:13:00Z" w16du:dateUtc="2025-09-02T20:13:00Z">
        <w:r w:rsidR="0071305A">
          <w:rPr>
            <w:lang w:val="es-ES"/>
          </w:rPr>
          <w:t>9</w:t>
        </w:r>
      </w:ins>
      <w:ins w:id="202" w:author="David das Neves" w:date="2025-09-02T20:11:00Z" w16du:dateUtc="2025-09-02T19:11:00Z">
        <w:r>
          <w:rPr>
            <w:lang w:val="es-ES"/>
          </w:rPr>
          <w:t xml:space="preserve"> – Código do </w:t>
        </w:r>
        <w:proofErr w:type="spellStart"/>
        <w:r>
          <w:rPr>
            <w:lang w:val="es-ES"/>
          </w:rPr>
          <w:t>Formulário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inscrição</w:t>
        </w:r>
        <w:proofErr w:type="spellEnd"/>
      </w:ins>
    </w:p>
    <w:p w14:paraId="15791FD2" w14:textId="2E53EF4F" w:rsidR="00360508" w:rsidRDefault="00360508" w:rsidP="008F65E5">
      <w:pPr>
        <w:rPr>
          <w:lang w:val="es-ES"/>
        </w:rPr>
      </w:pPr>
      <w:ins w:id="203" w:author="David das Neves" w:date="2025-09-02T20:11:00Z" w16du:dateUtc="2025-09-02T19:11:00Z">
        <w:r w:rsidRPr="00360508">
          <w:rPr>
            <w:noProof/>
            <w:lang w:val="es-ES"/>
          </w:rPr>
          <w:drawing>
            <wp:inline distT="0" distB="0" distL="0" distR="0" wp14:anchorId="6C9F8EF6" wp14:editId="6627E619">
              <wp:extent cx="3000375" cy="2726798"/>
              <wp:effectExtent l="0" t="0" r="0" b="0"/>
              <wp:docPr id="761596912" name="Picture 1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61596912" name="Picture 1" descr="A screenshot of a computer&#10;&#10;AI-generated content may be incorrect.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06930" cy="2732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4612CC6" w14:textId="1863E938" w:rsidR="008F65E5" w:rsidRDefault="008F65E5" w:rsidP="0071305A">
      <w:pPr>
        <w:rPr>
          <w:lang w:val="es-ES"/>
        </w:rPr>
      </w:pPr>
      <w:r>
        <w:rPr>
          <w:lang w:val="es-ES"/>
        </w:rPr>
        <w:t xml:space="preserve">Figura </w:t>
      </w:r>
      <w:ins w:id="204" w:author="David das Neves" w:date="2025-09-02T21:13:00Z" w16du:dateUtc="2025-09-02T20:13:00Z">
        <w:r w:rsidR="0071305A">
          <w:rPr>
            <w:lang w:val="es-ES"/>
          </w:rPr>
          <w:t>10</w:t>
        </w:r>
      </w:ins>
      <w:del w:id="205" w:author="David das Neves" w:date="2025-09-02T20:11:00Z" w16du:dateUtc="2025-09-02T19:11:00Z">
        <w:r w:rsidDel="00360508">
          <w:rPr>
            <w:lang w:val="es-ES"/>
          </w:rPr>
          <w:delText>3</w:delText>
        </w:r>
      </w:del>
      <w:r>
        <w:rPr>
          <w:lang w:val="es-ES"/>
        </w:rPr>
        <w:t xml:space="preserve"> – </w:t>
      </w:r>
      <w:proofErr w:type="spellStart"/>
      <w:r>
        <w:rPr>
          <w:lang w:val="es-ES"/>
        </w:rPr>
        <w:t>Formulário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inscrição</w:t>
      </w:r>
      <w:proofErr w:type="spellEnd"/>
    </w:p>
    <w:p w14:paraId="7EFF99AB" w14:textId="77777777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página de contactos, </w:t>
      </w:r>
      <w:proofErr w:type="spellStart"/>
      <w:r>
        <w:rPr>
          <w:lang w:val="es-ES"/>
        </w:rPr>
        <w:t>utilizei</w:t>
      </w:r>
      <w:proofErr w:type="spellEnd"/>
      <w:r>
        <w:rPr>
          <w:lang w:val="es-ES"/>
        </w:rPr>
        <w:t xml:space="preserve"> elementos HTML para </w:t>
      </w:r>
      <w:proofErr w:type="spellStart"/>
      <w:r>
        <w:rPr>
          <w:lang w:val="es-ES"/>
        </w:rPr>
        <w:t>apresentar</w:t>
      </w:r>
      <w:proofErr w:type="spellEnd"/>
      <w:r>
        <w:rPr>
          <w:lang w:val="es-ES"/>
        </w:rPr>
        <w:t xml:space="preserve"> de forma clara e </w:t>
      </w:r>
      <w:proofErr w:type="spellStart"/>
      <w:r>
        <w:rPr>
          <w:lang w:val="es-ES"/>
        </w:rPr>
        <w:t>acessível</w:t>
      </w:r>
      <w:proofErr w:type="spellEnd"/>
      <w:r>
        <w:rPr>
          <w:lang w:val="es-ES"/>
        </w:rPr>
        <w:t xml:space="preserve"> as </w:t>
      </w:r>
      <w:proofErr w:type="spellStart"/>
      <w:r>
        <w:rPr>
          <w:lang w:val="es-ES"/>
        </w:rPr>
        <w:t>informações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institucionais</w:t>
      </w:r>
      <w:proofErr w:type="spellEnd"/>
      <w:r>
        <w:rPr>
          <w:lang w:val="es-ES"/>
        </w:rPr>
        <w:t xml:space="preserve"> relevantes, como o </w:t>
      </w:r>
      <w:proofErr w:type="spellStart"/>
      <w:r>
        <w:rPr>
          <w:lang w:val="es-ES"/>
        </w:rPr>
        <w:t>endereço</w:t>
      </w:r>
      <w:proofErr w:type="spellEnd"/>
      <w:r>
        <w:rPr>
          <w:lang w:val="es-ES"/>
        </w:rPr>
        <w:t xml:space="preserve"> físico, número de </w:t>
      </w:r>
      <w:proofErr w:type="spellStart"/>
      <w:r>
        <w:rPr>
          <w:lang w:val="es-ES"/>
        </w:rPr>
        <w:t>telefone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endereço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correio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eletrónico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Jardim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Infância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Estrelinha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Amarela</w:t>
      </w:r>
      <w:proofErr w:type="spellEnd"/>
      <w:r>
        <w:rPr>
          <w:lang w:val="es-ES"/>
        </w:rPr>
        <w:t>.</w:t>
      </w:r>
    </w:p>
    <w:p w14:paraId="43F8D4BF" w14:textId="28292F69" w:rsidR="008F65E5" w:rsidRDefault="008F65E5" w:rsidP="0071305A">
      <w:pPr>
        <w:rPr>
          <w:lang w:val="es-ES"/>
        </w:rPr>
      </w:pPr>
      <w:r>
        <w:rPr>
          <w:lang w:val="es-ES"/>
        </w:rPr>
        <w:t xml:space="preserve">Para facilitar a </w:t>
      </w:r>
      <w:proofErr w:type="spellStart"/>
      <w:r>
        <w:rPr>
          <w:lang w:val="es-ES"/>
        </w:rPr>
        <w:t>localização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instituição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integrei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botão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ligação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direta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Google </w:t>
      </w:r>
      <w:proofErr w:type="spellStart"/>
      <w:r>
        <w:rPr>
          <w:lang w:val="es-ES"/>
        </w:rPr>
        <w:t>Maps</w:t>
      </w:r>
      <w:proofErr w:type="spellEnd"/>
      <w:r>
        <w:rPr>
          <w:lang w:val="es-ES"/>
        </w:rPr>
        <w:t xml:space="preserve">, utilizando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</w:t>
      </w:r>
      <w:proofErr w:type="spellStart"/>
      <w:r>
        <w:rPr>
          <w:i/>
          <w:iCs/>
          <w:lang w:val="es-ES"/>
        </w:rPr>
        <w:t>hyperlink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parâmetros</w:t>
      </w:r>
      <w:proofErr w:type="spellEnd"/>
      <w:r>
        <w:rPr>
          <w:lang w:val="es-ES"/>
        </w:rPr>
        <w:t xml:space="preserve"> personalizados que permite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utilizador </w:t>
      </w:r>
      <w:proofErr w:type="spellStart"/>
      <w:r>
        <w:rPr>
          <w:lang w:val="es-ES"/>
        </w:rPr>
        <w:t>obter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direções</w:t>
      </w:r>
      <w:proofErr w:type="spellEnd"/>
      <w:r>
        <w:rPr>
          <w:lang w:val="es-ES"/>
        </w:rPr>
        <w:t xml:space="preserve"> de forma </w:t>
      </w:r>
      <w:proofErr w:type="spellStart"/>
      <w:r>
        <w:rPr>
          <w:lang w:val="es-ES"/>
        </w:rPr>
        <w:t>imediata</w:t>
      </w:r>
      <w:proofErr w:type="spellEnd"/>
      <w:r>
        <w:rPr>
          <w:lang w:val="es-ES"/>
        </w:rPr>
        <w:t xml:space="preserve">. Esta </w:t>
      </w:r>
      <w:proofErr w:type="spellStart"/>
      <w:r>
        <w:rPr>
          <w:lang w:val="es-ES"/>
        </w:rPr>
        <w:t>funcionalidade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del w:id="206" w:author="David das Neves" w:date="2025-09-04T16:25:00Z" w16du:dateUtc="2025-09-04T15:25:00Z">
        <w:r w:rsidDel="00DD1AC1">
          <w:rPr>
            <w:lang w:val="es-ES"/>
          </w:rPr>
          <w:delText xml:space="preserve">implementada </w:delText>
        </w:r>
      </w:del>
      <w:ins w:id="207" w:author="David das Neves" w:date="2025-09-04T16:25:00Z" w16du:dateUtc="2025-09-04T15:25:00Z">
        <w:r w:rsidR="00DD1AC1">
          <w:rPr>
            <w:lang w:val="es-ES"/>
          </w:rPr>
          <w:t>concebida</w:t>
        </w:r>
        <w:r w:rsidR="00DD1AC1">
          <w:rPr>
            <w:lang w:val="es-ES"/>
          </w:rPr>
          <w:t xml:space="preserve"> </w:t>
        </w:r>
      </w:ins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âncora</w:t>
      </w:r>
      <w:proofErr w:type="spellEnd"/>
      <w:r>
        <w:rPr>
          <w:lang w:val="es-ES"/>
        </w:rPr>
        <w:t xml:space="preserve"> (&lt;a&gt;)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o atributo </w:t>
      </w:r>
      <w:proofErr w:type="spellStart"/>
      <w:r>
        <w:rPr>
          <w:lang w:val="es-ES"/>
        </w:rPr>
        <w:t>href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apontando</w:t>
      </w:r>
      <w:proofErr w:type="spellEnd"/>
      <w:r>
        <w:rPr>
          <w:lang w:val="es-ES"/>
        </w:rPr>
        <w:t xml:space="preserve"> para o </w:t>
      </w:r>
      <w:proofErr w:type="spellStart"/>
      <w:r>
        <w:rPr>
          <w:lang w:val="es-ES"/>
        </w:rPr>
        <w:t>serviço</w:t>
      </w:r>
      <w:proofErr w:type="spellEnd"/>
      <w:r>
        <w:rPr>
          <w:lang w:val="es-ES"/>
        </w:rPr>
        <w:t xml:space="preserve"> de mapas (Figura 4).</w:t>
      </w:r>
    </w:p>
    <w:p w14:paraId="3C067D00" w14:textId="52F61D16" w:rsidR="008F65E5" w:rsidRDefault="008F65E5" w:rsidP="008F65E5">
      <w:pPr>
        <w:rPr>
          <w:lang w:val="es-ES"/>
        </w:rPr>
      </w:pPr>
      <w:r w:rsidRPr="00E732D1">
        <w:rPr>
          <w:noProof/>
          <w:lang w:val="es-ES"/>
        </w:rPr>
        <w:lastRenderedPageBreak/>
        <w:drawing>
          <wp:inline distT="0" distB="0" distL="0" distR="0" wp14:anchorId="2815FF3B" wp14:editId="6EED553F">
            <wp:extent cx="5731510" cy="1231265"/>
            <wp:effectExtent l="0" t="0" r="2540" b="6985"/>
            <wp:docPr id="1653162781" name="Imagem 1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51339" name="Imagem 1" descr="Uma imagem com texto, captura de ecrã, Tipo de letra&#10;&#10;Os conteúdos gerados por IA podem estar incorretos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37F0" w14:textId="51AF84DC" w:rsidR="00360508" w:rsidRDefault="008F65E5" w:rsidP="0071305A">
      <w:pPr>
        <w:rPr>
          <w:ins w:id="208" w:author="David das Neves" w:date="2025-09-02T20:12:00Z" w16du:dateUtc="2025-09-02T19:12:00Z"/>
          <w:lang w:val="es-ES"/>
        </w:rPr>
      </w:pPr>
      <w:r>
        <w:rPr>
          <w:lang w:val="es-ES"/>
        </w:rPr>
        <w:t xml:space="preserve">Figura </w:t>
      </w:r>
      <w:ins w:id="209" w:author="David das Neves" w:date="2025-09-02T21:13:00Z" w16du:dateUtc="2025-09-02T20:13:00Z">
        <w:r w:rsidR="0071305A">
          <w:rPr>
            <w:lang w:val="es-ES"/>
          </w:rPr>
          <w:t>11</w:t>
        </w:r>
      </w:ins>
      <w:del w:id="210" w:author="David das Neves" w:date="2025-09-02T20:12:00Z" w16du:dateUtc="2025-09-02T19:12:00Z">
        <w:r w:rsidDel="00360508">
          <w:rPr>
            <w:lang w:val="es-ES"/>
          </w:rPr>
          <w:delText>4</w:delText>
        </w:r>
      </w:del>
      <w:r>
        <w:rPr>
          <w:lang w:val="es-ES"/>
        </w:rPr>
        <w:t xml:space="preserve"> – Código do mapa </w:t>
      </w:r>
      <w:proofErr w:type="spellStart"/>
      <w:r>
        <w:rPr>
          <w:lang w:val="es-ES"/>
        </w:rPr>
        <w:t>interativo</w:t>
      </w:r>
      <w:proofErr w:type="spellEnd"/>
    </w:p>
    <w:p w14:paraId="55711831" w14:textId="3962C2FF" w:rsidR="00360508" w:rsidRDefault="00360508" w:rsidP="008F65E5">
      <w:pPr>
        <w:rPr>
          <w:ins w:id="211" w:author="David das Neves" w:date="2025-09-02T20:12:00Z" w16du:dateUtc="2025-09-02T19:12:00Z"/>
          <w:lang w:val="es-ES"/>
        </w:rPr>
      </w:pPr>
      <w:ins w:id="212" w:author="David das Neves" w:date="2025-09-02T20:12:00Z" w16du:dateUtc="2025-09-02T19:12:00Z">
        <w:r w:rsidRPr="00360508">
          <w:rPr>
            <w:noProof/>
            <w:lang w:val="es-ES"/>
          </w:rPr>
          <w:drawing>
            <wp:inline distT="0" distB="0" distL="0" distR="0" wp14:anchorId="760BDC34" wp14:editId="7759009E">
              <wp:extent cx="4391025" cy="2870755"/>
              <wp:effectExtent l="0" t="0" r="0" b="6350"/>
              <wp:docPr id="1797048048" name="Picture 1" descr="A map of a city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97048048" name="Picture 1" descr="A map of a city&#10;&#10;AI-generated content may be incorrect.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97579" cy="2875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6D373BF" w14:textId="1EAC11EC" w:rsidR="008F65E5" w:rsidRDefault="00360508" w:rsidP="0071305A">
      <w:pPr>
        <w:rPr>
          <w:lang w:val="es-ES"/>
        </w:rPr>
      </w:pPr>
      <w:ins w:id="213" w:author="David das Neves" w:date="2025-09-02T20:12:00Z" w16du:dateUtc="2025-09-02T19:12:00Z">
        <w:r>
          <w:rPr>
            <w:lang w:val="es-ES"/>
          </w:rPr>
          <w:t xml:space="preserve">Figura </w:t>
        </w:r>
      </w:ins>
      <w:ins w:id="214" w:author="David das Neves" w:date="2025-09-02T21:13:00Z" w16du:dateUtc="2025-09-02T20:13:00Z">
        <w:r w:rsidR="0071305A">
          <w:rPr>
            <w:lang w:val="es-ES"/>
          </w:rPr>
          <w:t>12</w:t>
        </w:r>
      </w:ins>
      <w:ins w:id="215" w:author="David das Neves" w:date="2025-09-02T20:12:00Z" w16du:dateUtc="2025-09-02T19:12:00Z">
        <w:r>
          <w:rPr>
            <w:lang w:val="es-ES"/>
          </w:rPr>
          <w:t xml:space="preserve"> – </w:t>
        </w:r>
      </w:ins>
      <w:ins w:id="216" w:author="David das Neves" w:date="2025-09-02T20:13:00Z" w16du:dateUtc="2025-09-02T19:13:00Z">
        <w:r>
          <w:rPr>
            <w:lang w:val="es-ES"/>
          </w:rPr>
          <w:t>Mapa</w:t>
        </w:r>
      </w:ins>
      <w:ins w:id="217" w:author="David das Neves" w:date="2025-09-02T20:12:00Z" w16du:dateUtc="2025-09-02T19:12:00Z"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interativo</w:t>
        </w:r>
      </w:ins>
      <w:proofErr w:type="spellEnd"/>
    </w:p>
    <w:p w14:paraId="790C0D1F" w14:textId="77777777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secção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seguinte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criei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área de </w:t>
      </w:r>
      <w:proofErr w:type="spellStart"/>
      <w:r>
        <w:rPr>
          <w:lang w:val="es-ES"/>
        </w:rPr>
        <w:t>interação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o utilizador, composta por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pequeno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formulário</w:t>
      </w:r>
      <w:proofErr w:type="spellEnd"/>
      <w:r>
        <w:rPr>
          <w:lang w:val="es-ES"/>
        </w:rPr>
        <w:t xml:space="preserve"> em HTML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campos para o </w:t>
      </w:r>
      <w:proofErr w:type="spellStart"/>
      <w:r>
        <w:rPr>
          <w:lang w:val="es-ES"/>
        </w:rPr>
        <w:t>nome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comentário</w:t>
      </w:r>
      <w:proofErr w:type="spellEnd"/>
      <w:r>
        <w:rPr>
          <w:lang w:val="es-ES"/>
        </w:rPr>
        <w:t xml:space="preserve">. Esta </w:t>
      </w:r>
      <w:proofErr w:type="spellStart"/>
      <w:r>
        <w:rPr>
          <w:lang w:val="es-ES"/>
        </w:rPr>
        <w:t>estrutura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desenvolvida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elementos &lt;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>&gt;, &lt;input&gt; e &lt;</w:t>
      </w:r>
      <w:proofErr w:type="spellStart"/>
      <w:r>
        <w:rPr>
          <w:lang w:val="es-ES"/>
        </w:rPr>
        <w:t>textarea</w:t>
      </w:r>
      <w:proofErr w:type="spellEnd"/>
      <w:r>
        <w:rPr>
          <w:lang w:val="es-ES"/>
        </w:rPr>
        <w:t xml:space="preserve">&gt;,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encarregados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educação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partilhar</w:t>
      </w:r>
      <w:proofErr w:type="spellEnd"/>
      <w:r>
        <w:rPr>
          <w:lang w:val="es-ES"/>
        </w:rPr>
        <w:t xml:space="preserve"> as </w:t>
      </w:r>
      <w:proofErr w:type="spellStart"/>
      <w:r>
        <w:rPr>
          <w:lang w:val="es-ES"/>
        </w:rPr>
        <w:t>suas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experiências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deixar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sugestões</w:t>
      </w:r>
      <w:proofErr w:type="spellEnd"/>
      <w:r>
        <w:rPr>
          <w:lang w:val="es-ES"/>
        </w:rPr>
        <w:t>.</w:t>
      </w:r>
    </w:p>
    <w:p w14:paraId="5E605AF1" w14:textId="77777777" w:rsidR="008F65E5" w:rsidRDefault="008F65E5" w:rsidP="008F65E5">
      <w:pPr>
        <w:rPr>
          <w:lang w:val="es-ES"/>
        </w:rPr>
      </w:pPr>
      <w:r>
        <w:rPr>
          <w:lang w:val="es-ES"/>
        </w:rPr>
        <w:t xml:space="preserve">Para </w:t>
      </w:r>
      <w:proofErr w:type="spellStart"/>
      <w:r>
        <w:rPr>
          <w:lang w:val="es-ES"/>
        </w:rPr>
        <w:t>reforçar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transparência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conformidade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o RGPD, incluí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ligação</w:t>
      </w:r>
      <w:proofErr w:type="spellEnd"/>
      <w:r>
        <w:rPr>
          <w:lang w:val="es-ES"/>
        </w:rPr>
        <w:t xml:space="preserve"> para a política de </w:t>
      </w:r>
      <w:proofErr w:type="spellStart"/>
      <w:r>
        <w:rPr>
          <w:lang w:val="es-ES"/>
        </w:rPr>
        <w:t>privacidade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instituição</w:t>
      </w:r>
      <w:proofErr w:type="spellEnd"/>
      <w:r>
        <w:rPr>
          <w:lang w:val="es-ES"/>
        </w:rPr>
        <w:t>.</w:t>
      </w:r>
    </w:p>
    <w:p w14:paraId="318DB2FB" w14:textId="77777777" w:rsidR="008F65E5" w:rsidDel="0071305A" w:rsidRDefault="008F65E5" w:rsidP="008F65E5">
      <w:pPr>
        <w:rPr>
          <w:del w:id="218" w:author="David das Neves" w:date="2025-09-02T21:19:00Z" w16du:dateUtc="2025-09-02T20:19:00Z"/>
          <w:lang w:val="es-ES"/>
        </w:rPr>
      </w:pPr>
      <w:r>
        <w:rPr>
          <w:lang w:val="es-ES"/>
        </w:rPr>
        <w:t xml:space="preserve">Por </w:t>
      </w:r>
      <w:proofErr w:type="spellStart"/>
      <w:r>
        <w:rPr>
          <w:lang w:val="es-ES"/>
        </w:rPr>
        <w:t>fim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adicionei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secção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reviews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link externo para a página de </w:t>
      </w:r>
      <w:proofErr w:type="spellStart"/>
      <w:r>
        <w:rPr>
          <w:lang w:val="es-ES"/>
        </w:rPr>
        <w:t>avaliações</w:t>
      </w:r>
      <w:proofErr w:type="spellEnd"/>
      <w:r>
        <w:rPr>
          <w:lang w:val="es-ES"/>
        </w:rPr>
        <w:t xml:space="preserve"> no Google, </w:t>
      </w:r>
      <w:proofErr w:type="spellStart"/>
      <w:r>
        <w:rPr>
          <w:lang w:val="es-ES"/>
        </w:rPr>
        <w:t>promovendo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confiança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credibilidade</w:t>
      </w:r>
      <w:proofErr w:type="spellEnd"/>
      <w:r>
        <w:rPr>
          <w:lang w:val="es-ES"/>
        </w:rPr>
        <w:t xml:space="preserve"> junto de </w:t>
      </w:r>
      <w:proofErr w:type="spellStart"/>
      <w:r>
        <w:rPr>
          <w:lang w:val="es-ES"/>
        </w:rPr>
        <w:t>novos</w:t>
      </w:r>
      <w:proofErr w:type="spellEnd"/>
      <w:r>
        <w:rPr>
          <w:lang w:val="es-ES"/>
        </w:rPr>
        <w:t xml:space="preserve"> visitantes (Figura 5)</w:t>
      </w:r>
    </w:p>
    <w:p w14:paraId="24182273" w14:textId="77777777" w:rsidR="008F65E5" w:rsidRDefault="008F65E5" w:rsidP="0071305A">
      <w:pPr>
        <w:rPr>
          <w:lang w:val="es-ES"/>
        </w:rPr>
      </w:pPr>
    </w:p>
    <w:p w14:paraId="4CEE5265" w14:textId="2CE5F180" w:rsidR="008F65E5" w:rsidRDefault="00360508" w:rsidP="008F65E5">
      <w:pPr>
        <w:rPr>
          <w:lang w:val="es-ES"/>
        </w:rPr>
      </w:pPr>
      <w:ins w:id="219" w:author="David das Neves" w:date="2025-09-02T20:15:00Z" w16du:dateUtc="2025-09-02T19:15:00Z">
        <w:r w:rsidRPr="00360508">
          <w:rPr>
            <w:noProof/>
            <w:lang w:val="es-ES"/>
          </w:rPr>
          <w:lastRenderedPageBreak/>
          <w:drawing>
            <wp:inline distT="0" distB="0" distL="0" distR="0" wp14:anchorId="0A831018" wp14:editId="1C4D4DFB">
              <wp:extent cx="5731510" cy="2569845"/>
              <wp:effectExtent l="0" t="0" r="2540" b="1905"/>
              <wp:docPr id="615389806" name="Picture 1" descr="A screenshot of a computer program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15389806" name="Picture 1" descr="A screenshot of a computer program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5698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4706455" w14:textId="4FD8205B" w:rsidR="00360508" w:rsidRDefault="008F65E5" w:rsidP="0071305A">
      <w:pPr>
        <w:rPr>
          <w:ins w:id="220" w:author="David das Neves" w:date="2025-09-02T20:14:00Z" w16du:dateUtc="2025-09-02T19:14:00Z"/>
          <w:lang w:val="es-ES"/>
        </w:rPr>
      </w:pPr>
      <w:r>
        <w:rPr>
          <w:lang w:val="es-ES"/>
        </w:rPr>
        <w:t xml:space="preserve">Figura </w:t>
      </w:r>
      <w:ins w:id="221" w:author="David das Neves" w:date="2025-09-02T21:13:00Z" w16du:dateUtc="2025-09-02T20:13:00Z">
        <w:r w:rsidR="0071305A">
          <w:rPr>
            <w:lang w:val="es-ES"/>
          </w:rPr>
          <w:t>13</w:t>
        </w:r>
      </w:ins>
      <w:del w:id="222" w:author="David das Neves" w:date="2025-09-02T20:14:00Z" w16du:dateUtc="2025-09-02T19:14:00Z">
        <w:r w:rsidDel="00360508">
          <w:rPr>
            <w:lang w:val="es-ES"/>
          </w:rPr>
          <w:delText>5</w:delText>
        </w:r>
      </w:del>
      <w:r>
        <w:rPr>
          <w:lang w:val="es-ES"/>
        </w:rPr>
        <w:t xml:space="preserve"> – Código HTML </w:t>
      </w:r>
      <w:proofErr w:type="spellStart"/>
      <w:r>
        <w:rPr>
          <w:lang w:val="es-ES"/>
        </w:rPr>
        <w:t>reviews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hyperlink</w:t>
      </w:r>
      <w:proofErr w:type="spellEnd"/>
      <w:r>
        <w:rPr>
          <w:lang w:val="es-ES"/>
        </w:rPr>
        <w:t xml:space="preserve"> para os </w:t>
      </w:r>
      <w:proofErr w:type="spellStart"/>
      <w:r>
        <w:rPr>
          <w:lang w:val="es-ES"/>
        </w:rPr>
        <w:t>comentários</w:t>
      </w:r>
      <w:proofErr w:type="spellEnd"/>
      <w:r>
        <w:rPr>
          <w:lang w:val="es-ES"/>
        </w:rPr>
        <w:t xml:space="preserve"> no Google</w:t>
      </w:r>
    </w:p>
    <w:p w14:paraId="4E6DA374" w14:textId="3B687277" w:rsidR="00360508" w:rsidRDefault="00360508" w:rsidP="008F65E5">
      <w:pPr>
        <w:rPr>
          <w:ins w:id="223" w:author="David das Neves" w:date="2025-09-02T20:14:00Z" w16du:dateUtc="2025-09-02T19:14:00Z"/>
          <w:lang w:val="es-ES"/>
        </w:rPr>
      </w:pPr>
      <w:ins w:id="224" w:author="David das Neves" w:date="2025-09-02T20:14:00Z" w16du:dateUtc="2025-09-02T19:14:00Z">
        <w:r w:rsidRPr="00360508">
          <w:rPr>
            <w:noProof/>
            <w:lang w:val="es-ES"/>
          </w:rPr>
          <w:drawing>
            <wp:inline distT="0" distB="0" distL="0" distR="0" wp14:anchorId="35728409" wp14:editId="25DA8137">
              <wp:extent cx="4191000" cy="3610593"/>
              <wp:effectExtent l="0" t="0" r="0" b="9525"/>
              <wp:docPr id="78727593" name="Picture 1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727593" name="Picture 1" descr="A screenshot of a computer&#10;&#10;AI-generated content may be incorrect.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00469" cy="3618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30E8492" w14:textId="4CD3591D" w:rsidR="008F65E5" w:rsidRDefault="00360508" w:rsidP="0071305A">
      <w:pPr>
        <w:ind w:firstLine="0"/>
        <w:rPr>
          <w:lang w:val="es-ES"/>
        </w:rPr>
      </w:pPr>
      <w:ins w:id="225" w:author="David das Neves" w:date="2025-09-02T20:14:00Z" w16du:dateUtc="2025-09-02T19:14:00Z">
        <w:r>
          <w:rPr>
            <w:lang w:val="es-ES"/>
          </w:rPr>
          <w:t xml:space="preserve">Figura </w:t>
        </w:r>
      </w:ins>
      <w:ins w:id="226" w:author="David das Neves" w:date="2025-09-02T21:13:00Z" w16du:dateUtc="2025-09-02T20:13:00Z">
        <w:r w:rsidR="0071305A">
          <w:rPr>
            <w:lang w:val="es-ES"/>
          </w:rPr>
          <w:t>14</w:t>
        </w:r>
      </w:ins>
      <w:ins w:id="227" w:author="David das Neves" w:date="2025-09-02T20:14:00Z" w16du:dateUtc="2025-09-02T19:14:00Z">
        <w:r>
          <w:rPr>
            <w:lang w:val="es-ES"/>
          </w:rPr>
          <w:t xml:space="preserve"> –</w:t>
        </w:r>
        <w:proofErr w:type="spellStart"/>
        <w:r>
          <w:rPr>
            <w:lang w:val="es-ES"/>
          </w:rPr>
          <w:t>Reviews</w:t>
        </w:r>
        <w:proofErr w:type="spellEnd"/>
        <w:r>
          <w:rPr>
            <w:lang w:val="es-ES"/>
          </w:rPr>
          <w:t xml:space="preserve"> e </w:t>
        </w:r>
        <w:proofErr w:type="spellStart"/>
        <w:r>
          <w:rPr>
            <w:lang w:val="es-ES"/>
          </w:rPr>
          <w:t>hyperlink</w:t>
        </w:r>
        <w:proofErr w:type="spellEnd"/>
        <w:r>
          <w:rPr>
            <w:lang w:val="es-ES"/>
          </w:rPr>
          <w:t xml:space="preserve"> para os </w:t>
        </w:r>
        <w:proofErr w:type="spellStart"/>
        <w:r>
          <w:rPr>
            <w:lang w:val="es-ES"/>
          </w:rPr>
          <w:t>comentários</w:t>
        </w:r>
        <w:proofErr w:type="spellEnd"/>
        <w:r>
          <w:rPr>
            <w:lang w:val="es-ES"/>
          </w:rPr>
          <w:t xml:space="preserve"> no </w:t>
        </w:r>
        <w:proofErr w:type="spellStart"/>
        <w:r>
          <w:rPr>
            <w:lang w:val="es-ES"/>
          </w:rPr>
          <w:t>Googl</w:t>
        </w:r>
      </w:ins>
      <w:proofErr w:type="spellEnd"/>
    </w:p>
    <w:p w14:paraId="7F00AAAE" w14:textId="77777777" w:rsidR="008F65E5" w:rsidDel="0071305A" w:rsidRDefault="008F65E5" w:rsidP="008F65E5">
      <w:pPr>
        <w:rPr>
          <w:del w:id="228" w:author="David das Neves" w:date="2025-09-02T21:19:00Z" w16du:dateUtc="2025-09-02T20:19:00Z"/>
          <w:lang w:val="es-ES"/>
        </w:rPr>
      </w:pPr>
      <w:r>
        <w:rPr>
          <w:lang w:val="es-ES"/>
        </w:rPr>
        <w:t xml:space="preserve">Para garantir a </w:t>
      </w:r>
      <w:proofErr w:type="spellStart"/>
      <w:r>
        <w:rPr>
          <w:lang w:val="es-ES"/>
        </w:rPr>
        <w:t>acessibilidade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público </w:t>
      </w:r>
      <w:proofErr w:type="spellStart"/>
      <w:r>
        <w:rPr>
          <w:lang w:val="es-ES"/>
        </w:rPr>
        <w:t>mais</w:t>
      </w:r>
      <w:proofErr w:type="spellEnd"/>
      <w:r>
        <w:rPr>
          <w:lang w:val="es-ES"/>
        </w:rPr>
        <w:t xml:space="preserve"> vasto, </w:t>
      </w:r>
      <w:proofErr w:type="spellStart"/>
      <w:r>
        <w:rPr>
          <w:lang w:val="es-ES"/>
        </w:rPr>
        <w:t>implementei</w:t>
      </w:r>
      <w:proofErr w:type="spellEnd"/>
      <w:r>
        <w:rPr>
          <w:lang w:val="es-ES"/>
        </w:rPr>
        <w:t xml:space="preserve"> elementos de </w:t>
      </w:r>
      <w:proofErr w:type="spellStart"/>
      <w:r>
        <w:rPr>
          <w:lang w:val="es-ES"/>
        </w:rPr>
        <w:t>internacionalização</w:t>
      </w:r>
      <w:proofErr w:type="spellEnd"/>
      <w:r>
        <w:rPr>
          <w:lang w:val="es-ES"/>
        </w:rPr>
        <w:t xml:space="preserve"> no canto superior </w:t>
      </w:r>
      <w:proofErr w:type="spellStart"/>
      <w:r>
        <w:rPr>
          <w:lang w:val="es-ES"/>
        </w:rPr>
        <w:t>direito</w:t>
      </w:r>
      <w:proofErr w:type="spellEnd"/>
      <w:r>
        <w:rPr>
          <w:lang w:val="es-ES"/>
        </w:rPr>
        <w:t xml:space="preserve"> de cada página,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utilizador seleccionar a </w:t>
      </w:r>
      <w:proofErr w:type="spellStart"/>
      <w:r>
        <w:rPr>
          <w:lang w:val="es-ES"/>
        </w:rPr>
        <w:t>língua</w:t>
      </w:r>
      <w:proofErr w:type="spellEnd"/>
      <w:r>
        <w:rPr>
          <w:lang w:val="es-ES"/>
        </w:rPr>
        <w:t xml:space="preserve"> pretendida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botões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href</w:t>
      </w:r>
      <w:proofErr w:type="spellEnd"/>
      <w:r>
        <w:rPr>
          <w:lang w:val="es-ES"/>
        </w:rPr>
        <w:t>) (Figura 6) (Zhang e Li, 2023)</w:t>
      </w:r>
      <w:del w:id="229" w:author="David das Neves" w:date="2025-09-02T21:19:00Z" w16du:dateUtc="2025-09-02T20:19:00Z">
        <w:r w:rsidDel="0071305A">
          <w:rPr>
            <w:lang w:val="es-ES"/>
          </w:rPr>
          <w:delText>.</w:delText>
        </w:r>
      </w:del>
    </w:p>
    <w:p w14:paraId="57A0C6A7" w14:textId="77777777" w:rsidR="008F65E5" w:rsidRDefault="008F65E5">
      <w:pPr>
        <w:ind w:firstLine="0"/>
        <w:rPr>
          <w:lang w:val="es-ES"/>
        </w:rPr>
        <w:pPrChange w:id="230" w:author="David das Neves" w:date="2025-09-02T21:19:00Z" w16du:dateUtc="2025-09-02T20:19:00Z">
          <w:pPr/>
        </w:pPrChange>
      </w:pPr>
    </w:p>
    <w:p w14:paraId="4DF1CECE" w14:textId="5CAD7DE0" w:rsidR="008F65E5" w:rsidRDefault="008F65E5" w:rsidP="008F65E5">
      <w:pPr>
        <w:rPr>
          <w:lang w:val="es-ES"/>
        </w:rPr>
      </w:pPr>
      <w:r w:rsidRPr="00426DA6">
        <w:rPr>
          <w:noProof/>
          <w:lang w:val="es-ES"/>
        </w:rPr>
        <w:lastRenderedPageBreak/>
        <w:drawing>
          <wp:inline distT="0" distB="0" distL="0" distR="0" wp14:anchorId="533B8379" wp14:editId="2D2F9FAF">
            <wp:extent cx="4052455" cy="814891"/>
            <wp:effectExtent l="0" t="0" r="5715" b="4445"/>
            <wp:docPr id="426834951" name="Imagem 1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52836" name="Imagem 1" descr="Uma imagem com texto, captura de ecrã, Tipo de letra&#10;&#10;Os conteúdos gerados por IA podem estar incorretos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0932" cy="82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126D" w14:textId="2F058001" w:rsidR="00360508" w:rsidRDefault="008F65E5" w:rsidP="0071305A">
      <w:pPr>
        <w:rPr>
          <w:ins w:id="231" w:author="David das Neves" w:date="2025-09-02T20:18:00Z" w16du:dateUtc="2025-09-02T19:18:00Z"/>
          <w:lang w:val="es-ES"/>
        </w:rPr>
      </w:pPr>
      <w:r>
        <w:rPr>
          <w:lang w:val="es-ES"/>
        </w:rPr>
        <w:t xml:space="preserve">Figura </w:t>
      </w:r>
      <w:ins w:id="232" w:author="David das Neves" w:date="2025-09-02T21:13:00Z" w16du:dateUtc="2025-09-02T20:13:00Z">
        <w:r w:rsidR="0071305A">
          <w:rPr>
            <w:lang w:val="es-ES"/>
          </w:rPr>
          <w:t>15</w:t>
        </w:r>
      </w:ins>
      <w:del w:id="233" w:author="David das Neves" w:date="2025-09-02T20:17:00Z" w16du:dateUtc="2025-09-02T19:17:00Z">
        <w:r w:rsidDel="00360508">
          <w:rPr>
            <w:lang w:val="es-ES"/>
          </w:rPr>
          <w:delText>6</w:delText>
        </w:r>
      </w:del>
      <w:r>
        <w:rPr>
          <w:lang w:val="es-ES"/>
        </w:rPr>
        <w:t xml:space="preserve"> – </w:t>
      </w:r>
      <w:proofErr w:type="spellStart"/>
      <w:r>
        <w:rPr>
          <w:lang w:val="es-ES"/>
        </w:rPr>
        <w:t>Implementação</w:t>
      </w:r>
      <w:proofErr w:type="spellEnd"/>
      <w:r>
        <w:rPr>
          <w:lang w:val="es-ES"/>
        </w:rPr>
        <w:t xml:space="preserve"> dos </w:t>
      </w:r>
      <w:proofErr w:type="spellStart"/>
      <w:r>
        <w:rPr>
          <w:lang w:val="es-ES"/>
        </w:rPr>
        <w:t>botões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internacionalização</w:t>
      </w:r>
      <w:proofErr w:type="spellEnd"/>
    </w:p>
    <w:p w14:paraId="204BA3CD" w14:textId="5A4C8073" w:rsidR="00360508" w:rsidRDefault="00360508" w:rsidP="008F65E5">
      <w:pPr>
        <w:rPr>
          <w:ins w:id="234" w:author="David das Neves" w:date="2025-09-02T20:18:00Z" w16du:dateUtc="2025-09-02T19:18:00Z"/>
          <w:lang w:val="es-ES"/>
        </w:rPr>
      </w:pPr>
      <w:ins w:id="235" w:author="David das Neves" w:date="2025-09-02T20:18:00Z" w16du:dateUtc="2025-09-02T19:18:00Z">
        <w:r w:rsidRPr="00360508">
          <w:rPr>
            <w:noProof/>
            <w:lang w:val="es-ES"/>
          </w:rPr>
          <w:drawing>
            <wp:inline distT="0" distB="0" distL="0" distR="0" wp14:anchorId="41C6383F" wp14:editId="6C689B28">
              <wp:extent cx="1076475" cy="419158"/>
              <wp:effectExtent l="0" t="0" r="9525" b="0"/>
              <wp:docPr id="88757539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87575399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76475" cy="4191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3246940" w14:textId="27E032EA" w:rsidR="00185A43" w:rsidRDefault="00360508">
      <w:pPr>
        <w:ind w:firstLine="0"/>
        <w:rPr>
          <w:lang w:val="es-ES"/>
        </w:rPr>
        <w:pPrChange w:id="236" w:author="David das Neves" w:date="2025-09-02T20:23:00Z" w16du:dateUtc="2025-09-02T19:23:00Z">
          <w:pPr/>
        </w:pPrChange>
      </w:pPr>
      <w:ins w:id="237" w:author="David das Neves" w:date="2025-09-02T20:18:00Z" w16du:dateUtc="2025-09-02T19:18:00Z">
        <w:r>
          <w:rPr>
            <w:lang w:val="es-ES"/>
          </w:rPr>
          <w:t xml:space="preserve">Figura </w:t>
        </w:r>
      </w:ins>
      <w:ins w:id="238" w:author="David das Neves" w:date="2025-09-02T21:17:00Z" w16du:dateUtc="2025-09-02T20:17:00Z">
        <w:r w:rsidR="0071305A">
          <w:rPr>
            <w:lang w:val="es-ES"/>
          </w:rPr>
          <w:t>16</w:t>
        </w:r>
      </w:ins>
      <w:ins w:id="239" w:author="David das Neves" w:date="2025-09-02T20:18:00Z" w16du:dateUtc="2025-09-02T19:18:00Z">
        <w:r>
          <w:rPr>
            <w:lang w:val="es-ES"/>
          </w:rPr>
          <w:t xml:space="preserve"> –</w:t>
        </w:r>
        <w:proofErr w:type="spellStart"/>
        <w:r>
          <w:rPr>
            <w:lang w:val="es-ES"/>
          </w:rPr>
          <w:t>Botões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internacionalizaçã</w:t>
        </w:r>
      </w:ins>
      <w:proofErr w:type="spellEnd"/>
    </w:p>
    <w:p w14:paraId="12528C0F" w14:textId="3D3FD5C1" w:rsidR="008F65E5" w:rsidRDefault="008F65E5" w:rsidP="008F65E5">
      <w:pPr>
        <w:rPr>
          <w:lang w:val="es-ES"/>
        </w:rPr>
      </w:pPr>
      <w:r>
        <w:rPr>
          <w:lang w:val="es-ES"/>
        </w:rPr>
        <w:t xml:space="preserve">A </w:t>
      </w:r>
      <w:r w:rsidR="0071305A">
        <w:rPr>
          <w:lang w:val="es-ES"/>
        </w:rPr>
        <w:t xml:space="preserve">página </w:t>
      </w:r>
      <w:proofErr w:type="spellStart"/>
      <w:r>
        <w:rPr>
          <w:lang w:val="es-ES"/>
        </w:rPr>
        <w:t>Ementa</w:t>
      </w:r>
      <w:proofErr w:type="spellEnd"/>
      <w:r>
        <w:rPr>
          <w:lang w:val="es-ES"/>
        </w:rPr>
        <w:t xml:space="preserve"> da página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estruturada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recurso a elementos HTML </w:t>
      </w:r>
      <w:proofErr w:type="spellStart"/>
      <w:r>
        <w:rPr>
          <w:lang w:val="es-ES"/>
        </w:rPr>
        <w:t>semânticos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nomeadamente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cabeçalho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nível</w:t>
      </w:r>
      <w:proofErr w:type="spellEnd"/>
      <w:r>
        <w:rPr>
          <w:lang w:val="es-ES"/>
        </w:rPr>
        <w:t xml:space="preserve"> 2 (&lt;h2&gt;) que </w:t>
      </w:r>
      <w:proofErr w:type="spellStart"/>
      <w:r>
        <w:rPr>
          <w:lang w:val="es-ES"/>
        </w:rPr>
        <w:t>introduz</w:t>
      </w:r>
      <w:proofErr w:type="spellEnd"/>
      <w:r>
        <w:rPr>
          <w:lang w:val="es-ES"/>
        </w:rPr>
        <w:t xml:space="preserve"> o tema da </w:t>
      </w:r>
      <w:proofErr w:type="spellStart"/>
      <w:r>
        <w:rPr>
          <w:lang w:val="es-ES"/>
        </w:rPr>
        <w:t>alimentação</w:t>
      </w:r>
      <w:proofErr w:type="spellEnd"/>
      <w:r>
        <w:rPr>
          <w:lang w:val="es-ES"/>
        </w:rPr>
        <w:t xml:space="preserve"> infantil.</w:t>
      </w:r>
    </w:p>
    <w:p w14:paraId="03D3C82F" w14:textId="7C335017" w:rsidR="008F65E5" w:rsidRDefault="008F65E5" w:rsidP="008F65E5">
      <w:pPr>
        <w:rPr>
          <w:lang w:val="es-ES"/>
        </w:rPr>
      </w:pPr>
      <w:r>
        <w:rPr>
          <w:lang w:val="es-ES"/>
        </w:rPr>
        <w:t xml:space="preserve">Seguidamente, </w:t>
      </w:r>
      <w:del w:id="240" w:author="David das Neves" w:date="2025-09-04T16:24:00Z" w16du:dateUtc="2025-09-04T15:24:00Z">
        <w:r w:rsidDel="00DD1AC1">
          <w:rPr>
            <w:lang w:val="es-ES"/>
          </w:rPr>
          <w:delText>foi utilizado</w:delText>
        </w:r>
      </w:del>
      <w:proofErr w:type="spellStart"/>
      <w:ins w:id="241" w:author="David das Neves" w:date="2025-09-04T16:24:00Z" w16du:dateUtc="2025-09-04T15:24:00Z">
        <w:r w:rsidR="00DD1AC1">
          <w:rPr>
            <w:lang w:val="es-ES"/>
          </w:rPr>
          <w:t>recorri</w:t>
        </w:r>
        <w:proofErr w:type="spellEnd"/>
        <w:r w:rsidR="00DD1AC1">
          <w:rPr>
            <w:lang w:val="es-ES"/>
          </w:rPr>
          <w:t xml:space="preserve"> a</w:t>
        </w:r>
      </w:ins>
      <w:r>
        <w:rPr>
          <w:lang w:val="es-ES"/>
        </w:rPr>
        <w:t xml:space="preserve">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parágrafo (&lt;p&gt;) para </w:t>
      </w:r>
      <w:proofErr w:type="spellStart"/>
      <w:r>
        <w:rPr>
          <w:lang w:val="es-ES"/>
        </w:rPr>
        <w:t>apresentar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explicação</w:t>
      </w:r>
      <w:proofErr w:type="spellEnd"/>
      <w:r>
        <w:rPr>
          <w:lang w:val="es-ES"/>
        </w:rPr>
        <w:t xml:space="preserve"> contextual sobre a </w:t>
      </w:r>
      <w:proofErr w:type="spellStart"/>
      <w:r>
        <w:rPr>
          <w:lang w:val="es-ES"/>
        </w:rPr>
        <w:t>importância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educação</w:t>
      </w:r>
      <w:proofErr w:type="spellEnd"/>
      <w:r>
        <w:rPr>
          <w:lang w:val="es-ES"/>
        </w:rPr>
        <w:t xml:space="preserve"> alimentar desde a </w:t>
      </w:r>
      <w:proofErr w:type="spellStart"/>
      <w:r>
        <w:rPr>
          <w:lang w:val="es-ES"/>
        </w:rPr>
        <w:t>infância</w:t>
      </w:r>
      <w:proofErr w:type="spellEnd"/>
      <w:r>
        <w:rPr>
          <w:lang w:val="es-ES"/>
        </w:rPr>
        <w:t xml:space="preserve">, destacando a </w:t>
      </w:r>
      <w:proofErr w:type="spellStart"/>
      <w:r>
        <w:rPr>
          <w:lang w:val="es-ES"/>
        </w:rPr>
        <w:t>parceria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a empresa </w:t>
      </w:r>
      <w:proofErr w:type="spellStart"/>
      <w:r>
        <w:rPr>
          <w:lang w:val="es-ES"/>
        </w:rPr>
        <w:t>fornecedora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refeições</w:t>
      </w:r>
      <w:proofErr w:type="spellEnd"/>
      <w:r>
        <w:rPr>
          <w:lang w:val="es-ES"/>
        </w:rPr>
        <w:t xml:space="preserve">. Este </w:t>
      </w:r>
      <w:proofErr w:type="spellStart"/>
      <w:r>
        <w:rPr>
          <w:lang w:val="es-ES"/>
        </w:rPr>
        <w:t>conteúdo</w:t>
      </w:r>
      <w:proofErr w:type="spellEnd"/>
      <w:r>
        <w:rPr>
          <w:lang w:val="es-ES"/>
        </w:rPr>
        <w:t xml:space="preserve"> textual,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redigido</w:t>
      </w:r>
      <w:proofErr w:type="spellEnd"/>
      <w:r>
        <w:rPr>
          <w:lang w:val="es-ES"/>
        </w:rPr>
        <w:t xml:space="preserve"> de forma a sensibilizar os </w:t>
      </w:r>
      <w:proofErr w:type="spellStart"/>
      <w:r>
        <w:rPr>
          <w:lang w:val="es-ES"/>
        </w:rPr>
        <w:t>encarregados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educação</w:t>
      </w:r>
      <w:proofErr w:type="spellEnd"/>
      <w:r>
        <w:rPr>
          <w:lang w:val="es-ES"/>
        </w:rPr>
        <w:t xml:space="preserve"> para os hábitos alimentares </w:t>
      </w:r>
      <w:proofErr w:type="spellStart"/>
      <w:r>
        <w:rPr>
          <w:lang w:val="es-ES"/>
        </w:rPr>
        <w:t>saudáveis</w:t>
      </w:r>
      <w:proofErr w:type="spellEnd"/>
      <w:r>
        <w:rPr>
          <w:lang w:val="es-ES"/>
        </w:rPr>
        <w:t xml:space="preserve"> promovidos pela </w:t>
      </w:r>
      <w:proofErr w:type="spellStart"/>
      <w:r>
        <w:rPr>
          <w:lang w:val="es-ES"/>
        </w:rPr>
        <w:t>instituição</w:t>
      </w:r>
      <w:proofErr w:type="spellEnd"/>
      <w:r>
        <w:rPr>
          <w:lang w:val="es-ES"/>
        </w:rPr>
        <w:t>.</w:t>
      </w:r>
      <w:ins w:id="242" w:author="David das Neves" w:date="2025-09-02T21:17:00Z" w16du:dateUtc="2025-09-02T20:17:00Z">
        <w:r w:rsidR="0071305A">
          <w:rPr>
            <w:lang w:val="es-ES"/>
          </w:rPr>
          <w:t xml:space="preserve"> (Figura 17)</w:t>
        </w:r>
      </w:ins>
    </w:p>
    <w:p w14:paraId="6EB37768" w14:textId="2FD3932E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Embora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secção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inclua</w:t>
      </w:r>
      <w:proofErr w:type="spellEnd"/>
      <w:r>
        <w:rPr>
          <w:lang w:val="es-ES"/>
        </w:rPr>
        <w:t xml:space="preserve"> elementos </w:t>
      </w:r>
      <w:proofErr w:type="spellStart"/>
      <w:r>
        <w:rPr>
          <w:lang w:val="es-ES"/>
        </w:rPr>
        <w:t>visuais</w:t>
      </w:r>
      <w:proofErr w:type="spellEnd"/>
      <w:r>
        <w:rPr>
          <w:lang w:val="es-ES"/>
        </w:rPr>
        <w:t xml:space="preserve"> como </w:t>
      </w:r>
      <w:proofErr w:type="spellStart"/>
      <w:r>
        <w:rPr>
          <w:lang w:val="es-ES"/>
        </w:rPr>
        <w:t>tabelas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ou</w:t>
      </w:r>
      <w:proofErr w:type="spellEnd"/>
      <w:r>
        <w:rPr>
          <w:lang w:val="es-ES"/>
        </w:rPr>
        <w:t xml:space="preserve"> listas, a </w:t>
      </w:r>
      <w:proofErr w:type="spellStart"/>
      <w:r>
        <w:rPr>
          <w:lang w:val="es-ES"/>
        </w:rPr>
        <w:t>sua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estrutura</w:t>
      </w:r>
      <w:proofErr w:type="spellEnd"/>
      <w:r>
        <w:rPr>
          <w:lang w:val="es-ES"/>
        </w:rPr>
        <w:t xml:space="preserve"> em HTML permite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leitura</w:t>
      </w:r>
      <w:proofErr w:type="spellEnd"/>
      <w:r>
        <w:rPr>
          <w:lang w:val="es-ES"/>
        </w:rPr>
        <w:t xml:space="preserve"> fluida e </w:t>
      </w:r>
      <w:proofErr w:type="spellStart"/>
      <w:r>
        <w:rPr>
          <w:lang w:val="es-ES"/>
        </w:rPr>
        <w:t>coerente</w:t>
      </w:r>
      <w:proofErr w:type="spellEnd"/>
      <w:r>
        <w:rPr>
          <w:lang w:val="es-ES"/>
        </w:rPr>
        <w:t xml:space="preserve">, estando preparada para, futuramente, integrar </w:t>
      </w:r>
      <w:proofErr w:type="spellStart"/>
      <w:r>
        <w:rPr>
          <w:lang w:val="es-ES"/>
        </w:rPr>
        <w:t>conteúdos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adicionais</w:t>
      </w:r>
      <w:proofErr w:type="spellEnd"/>
      <w:r>
        <w:rPr>
          <w:lang w:val="es-ES"/>
        </w:rPr>
        <w:t xml:space="preserve"> como </w:t>
      </w:r>
      <w:proofErr w:type="spellStart"/>
      <w:r>
        <w:rPr>
          <w:lang w:val="es-ES"/>
        </w:rPr>
        <w:t>menus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semanais</w:t>
      </w:r>
      <w:proofErr w:type="spellEnd"/>
      <w:r>
        <w:rPr>
          <w:lang w:val="es-ES"/>
        </w:rPr>
        <w:t xml:space="preserve"> em formato de </w:t>
      </w:r>
      <w:proofErr w:type="spellStart"/>
      <w:r>
        <w:rPr>
          <w:lang w:val="es-ES"/>
        </w:rPr>
        <w:t>tabela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imagens</w:t>
      </w:r>
      <w:proofErr w:type="spellEnd"/>
      <w:r>
        <w:rPr>
          <w:lang w:val="es-ES"/>
        </w:rPr>
        <w:t xml:space="preserve"> ilustrativas</w:t>
      </w:r>
      <w:ins w:id="243" w:author="David das Neves" w:date="2025-09-02T21:17:00Z" w16du:dateUtc="2025-09-02T20:17:00Z">
        <w:r w:rsidR="0071305A">
          <w:rPr>
            <w:lang w:val="es-ES"/>
          </w:rPr>
          <w:t>.</w:t>
        </w:r>
      </w:ins>
      <w:del w:id="244" w:author="David das Neves" w:date="2025-09-02T21:17:00Z" w16du:dateUtc="2025-09-02T20:17:00Z">
        <w:r w:rsidDel="0071305A">
          <w:rPr>
            <w:lang w:val="es-ES"/>
          </w:rPr>
          <w:delText xml:space="preserve"> ou ficheiros para download.</w:delText>
        </w:r>
      </w:del>
    </w:p>
    <w:p w14:paraId="75F8C3CB" w14:textId="77777777" w:rsidR="008F65E5" w:rsidRDefault="008F65E5" w:rsidP="008F65E5">
      <w:pPr>
        <w:rPr>
          <w:ins w:id="245" w:author="David das Neves" w:date="2025-09-02T21:18:00Z" w16du:dateUtc="2025-09-02T20:18:00Z"/>
          <w:lang w:val="es-ES"/>
        </w:rPr>
      </w:pPr>
      <w:r>
        <w:rPr>
          <w:lang w:val="es-ES"/>
        </w:rPr>
        <w:t xml:space="preserve">Esta </w:t>
      </w:r>
      <w:proofErr w:type="spellStart"/>
      <w:r>
        <w:rPr>
          <w:lang w:val="es-ES"/>
        </w:rPr>
        <w:t>abordagem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demonstra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preocupação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escalabilidade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conteúdo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possibilidade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evolução</w:t>
      </w:r>
      <w:proofErr w:type="spellEnd"/>
      <w:r>
        <w:rPr>
          <w:lang w:val="es-ES"/>
        </w:rPr>
        <w:t xml:space="preserve"> da página, </w:t>
      </w:r>
      <w:proofErr w:type="spellStart"/>
      <w:r>
        <w:rPr>
          <w:lang w:val="es-ES"/>
        </w:rPr>
        <w:t>mantendo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simultaneamente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apresentação</w:t>
      </w:r>
      <w:proofErr w:type="spellEnd"/>
      <w:r>
        <w:rPr>
          <w:lang w:val="es-ES"/>
        </w:rPr>
        <w:t xml:space="preserve"> clara e </w:t>
      </w:r>
      <w:proofErr w:type="spellStart"/>
      <w:r>
        <w:rPr>
          <w:lang w:val="es-ES"/>
        </w:rPr>
        <w:t>acessível</w:t>
      </w:r>
      <w:proofErr w:type="spellEnd"/>
      <w:r>
        <w:rPr>
          <w:lang w:val="es-ES"/>
        </w:rPr>
        <w:t>.</w:t>
      </w:r>
    </w:p>
    <w:p w14:paraId="4EA0CD9B" w14:textId="27D9B01E" w:rsidR="0071305A" w:rsidRDefault="0071305A" w:rsidP="008F65E5">
      <w:pPr>
        <w:rPr>
          <w:ins w:id="246" w:author="David das Neves" w:date="2025-09-02T21:18:00Z" w16du:dateUtc="2025-09-02T20:18:00Z"/>
          <w:lang w:val="es-ES"/>
        </w:rPr>
      </w:pPr>
      <w:ins w:id="247" w:author="David das Neves" w:date="2025-09-02T21:18:00Z" w16du:dateUtc="2025-09-02T20:18:00Z">
        <w:r w:rsidRPr="0071305A">
          <w:rPr>
            <w:noProof/>
            <w:lang w:val="es-ES"/>
          </w:rPr>
          <w:lastRenderedPageBreak/>
          <w:drawing>
            <wp:inline distT="0" distB="0" distL="0" distR="0" wp14:anchorId="3E4F99E8" wp14:editId="4F2687B4">
              <wp:extent cx="4038600" cy="4760769"/>
              <wp:effectExtent l="0" t="0" r="0" b="1905"/>
              <wp:docPr id="1729604721" name="Picture 1" descr="A page of a calenda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29604721" name="Picture 1" descr="A page of a calendar&#10;&#10;AI-generated content may be incorrect.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45475" cy="476887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3D5D9E4" w14:textId="2B318E56" w:rsidR="0071305A" w:rsidRDefault="0071305A" w:rsidP="0071305A">
      <w:pPr>
        <w:rPr>
          <w:ins w:id="248" w:author="David das Neves" w:date="2025-09-02T21:24:00Z" w16du:dateUtc="2025-09-02T20:24:00Z"/>
          <w:lang w:val="es-ES"/>
        </w:rPr>
      </w:pPr>
      <w:ins w:id="249" w:author="David das Neves" w:date="2025-09-02T21:18:00Z" w16du:dateUtc="2025-09-02T20:18:00Z">
        <w:r>
          <w:rPr>
            <w:lang w:val="es-ES"/>
          </w:rPr>
          <w:t xml:space="preserve">Figura 17 – Página da </w:t>
        </w:r>
        <w:proofErr w:type="spellStart"/>
        <w:r>
          <w:rPr>
            <w:lang w:val="es-ES"/>
          </w:rPr>
          <w:t>Ementa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mensal</w:t>
        </w:r>
      </w:ins>
      <w:proofErr w:type="spellEnd"/>
    </w:p>
    <w:p w14:paraId="31115EAD" w14:textId="1EEB7C38" w:rsidR="00457915" w:rsidRDefault="00457915" w:rsidP="0071305A">
      <w:pPr>
        <w:rPr>
          <w:ins w:id="250" w:author="David das Neves" w:date="2025-09-02T21:31:00Z" w16du:dateUtc="2025-09-02T20:31:00Z"/>
          <w:lang w:val="es-ES"/>
        </w:rPr>
      </w:pPr>
      <w:ins w:id="251" w:author="David das Neves" w:date="2025-09-02T21:29:00Z" w16du:dateUtc="2025-09-02T20:29:00Z">
        <w:r>
          <w:rPr>
            <w:lang w:val="es-ES"/>
          </w:rPr>
          <w:t xml:space="preserve">A página dedicada à equipa </w:t>
        </w:r>
        <w:proofErr w:type="gramStart"/>
        <w:r>
          <w:rPr>
            <w:lang w:val="es-ES"/>
          </w:rPr>
          <w:t>educativa do</w:t>
        </w:r>
        <w:proofErr w:type="gram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infantário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foi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desenvolvida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com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o</w:t>
        </w:r>
        <w:proofErr w:type="spellEnd"/>
        <w:r>
          <w:rPr>
            <w:lang w:val="es-ES"/>
          </w:rPr>
          <w:t xml:space="preserve"> objetivo de </w:t>
        </w:r>
        <w:proofErr w:type="spellStart"/>
        <w:r>
          <w:rPr>
            <w:lang w:val="es-ES"/>
          </w:rPr>
          <w:t>apresentar</w:t>
        </w:r>
        <w:proofErr w:type="spellEnd"/>
        <w:r>
          <w:rPr>
            <w:lang w:val="es-ES"/>
          </w:rPr>
          <w:t xml:space="preserve">, de forma clara e </w:t>
        </w:r>
        <w:proofErr w:type="spellStart"/>
        <w:r>
          <w:rPr>
            <w:lang w:val="es-ES"/>
          </w:rPr>
          <w:t>acolhedora</w:t>
        </w:r>
        <w:proofErr w:type="spellEnd"/>
        <w:r>
          <w:rPr>
            <w:lang w:val="es-ES"/>
          </w:rPr>
          <w:t xml:space="preserve">, os </w:t>
        </w:r>
        <w:proofErr w:type="spellStart"/>
        <w:r>
          <w:rPr>
            <w:lang w:val="es-ES"/>
          </w:rPr>
          <w:t>principais</w:t>
        </w:r>
        <w:proofErr w:type="spellEnd"/>
        <w:r>
          <w:rPr>
            <w:lang w:val="es-ES"/>
          </w:rPr>
          <w:t xml:space="preserve"> elementos que </w:t>
        </w:r>
        <w:proofErr w:type="spellStart"/>
        <w:r>
          <w:rPr>
            <w:lang w:val="es-ES"/>
          </w:rPr>
          <w:t>compõe</w:t>
        </w:r>
      </w:ins>
      <w:ins w:id="252" w:author="David das Neves" w:date="2025-09-02T21:30:00Z" w16du:dateUtc="2025-09-02T20:30:00Z">
        <w:r>
          <w:rPr>
            <w:lang w:val="es-ES"/>
          </w:rPr>
          <w:t>m</w:t>
        </w:r>
        <w:proofErr w:type="spellEnd"/>
        <w:r>
          <w:rPr>
            <w:lang w:val="es-ES"/>
          </w:rPr>
          <w:t xml:space="preserve"> a </w:t>
        </w:r>
        <w:proofErr w:type="spellStart"/>
        <w:r>
          <w:rPr>
            <w:lang w:val="es-ES"/>
          </w:rPr>
          <w:t>estrutura</w:t>
        </w:r>
        <w:proofErr w:type="spellEnd"/>
        <w:r>
          <w:rPr>
            <w:lang w:val="es-ES"/>
          </w:rPr>
          <w:t xml:space="preserve"> pedagógica </w:t>
        </w:r>
        <w:proofErr w:type="gramStart"/>
        <w:r>
          <w:rPr>
            <w:lang w:val="es-ES"/>
          </w:rPr>
          <w:t>e</w:t>
        </w:r>
        <w:proofErr w:type="gramEnd"/>
        <w:r>
          <w:rPr>
            <w:lang w:val="es-ES"/>
          </w:rPr>
          <w:t xml:space="preserve"> técnica da </w:t>
        </w:r>
        <w:proofErr w:type="spellStart"/>
        <w:r>
          <w:rPr>
            <w:lang w:val="es-ES"/>
          </w:rPr>
          <w:t>instituição</w:t>
        </w:r>
        <w:proofErr w:type="spellEnd"/>
        <w:r>
          <w:rPr>
            <w:lang w:val="es-ES"/>
          </w:rPr>
          <w:t xml:space="preserve">. Esta </w:t>
        </w:r>
        <w:proofErr w:type="spellStart"/>
        <w:r>
          <w:rPr>
            <w:lang w:val="es-ES"/>
          </w:rPr>
          <w:t>seção</w:t>
        </w:r>
        <w:proofErr w:type="spellEnd"/>
        <w:r>
          <w:rPr>
            <w:lang w:val="es-ES"/>
          </w:rPr>
          <w:t xml:space="preserve"> visa </w:t>
        </w:r>
        <w:proofErr w:type="spellStart"/>
        <w:r>
          <w:rPr>
            <w:lang w:val="es-ES"/>
          </w:rPr>
          <w:t>reforçar</w:t>
        </w:r>
        <w:proofErr w:type="spellEnd"/>
        <w:r>
          <w:rPr>
            <w:lang w:val="es-ES"/>
          </w:rPr>
          <w:t xml:space="preserve"> a </w:t>
        </w:r>
        <w:proofErr w:type="spellStart"/>
        <w:r>
          <w:rPr>
            <w:lang w:val="es-ES"/>
          </w:rPr>
          <w:t>confiança</w:t>
        </w:r>
        <w:proofErr w:type="spellEnd"/>
        <w:r>
          <w:rPr>
            <w:lang w:val="es-ES"/>
          </w:rPr>
          <w:t xml:space="preserve"> dos </w:t>
        </w:r>
        <w:proofErr w:type="spellStart"/>
        <w:r>
          <w:rPr>
            <w:lang w:val="es-ES"/>
          </w:rPr>
          <w:t>encarregados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educação</w:t>
        </w:r>
        <w:proofErr w:type="spellEnd"/>
        <w:r>
          <w:rPr>
            <w:lang w:val="es-ES"/>
          </w:rPr>
          <w:t xml:space="preserve">, </w:t>
        </w:r>
        <w:proofErr w:type="spellStart"/>
        <w:r>
          <w:rPr>
            <w:lang w:val="es-ES"/>
          </w:rPr>
          <w:t>promovendo</w:t>
        </w:r>
      </w:ins>
      <w:proofErr w:type="spellEnd"/>
      <w:ins w:id="253" w:author="David das Neves" w:date="2025-09-02T21:31:00Z" w16du:dateUtc="2025-09-02T20:31:00Z">
        <w:r>
          <w:rPr>
            <w:lang w:val="es-ES"/>
          </w:rPr>
          <w:t xml:space="preserve"> a transparencia e a </w:t>
        </w:r>
        <w:proofErr w:type="spellStart"/>
        <w:r>
          <w:rPr>
            <w:lang w:val="es-ES"/>
          </w:rPr>
          <w:t>valorização</w:t>
        </w:r>
        <w:proofErr w:type="spellEnd"/>
        <w:r>
          <w:rPr>
            <w:lang w:val="es-ES"/>
          </w:rPr>
          <w:t xml:space="preserve"> dos </w:t>
        </w:r>
        <w:proofErr w:type="spellStart"/>
        <w:r>
          <w:rPr>
            <w:lang w:val="es-ES"/>
          </w:rPr>
          <w:t>profissionais</w:t>
        </w:r>
        <w:proofErr w:type="spellEnd"/>
        <w:r>
          <w:rPr>
            <w:lang w:val="es-ES"/>
          </w:rPr>
          <w:t xml:space="preserve"> que </w:t>
        </w:r>
        <w:proofErr w:type="spellStart"/>
        <w:r>
          <w:rPr>
            <w:lang w:val="es-ES"/>
          </w:rPr>
          <w:t>acompanham</w:t>
        </w:r>
        <w:proofErr w:type="spellEnd"/>
        <w:r>
          <w:rPr>
            <w:lang w:val="es-ES"/>
          </w:rPr>
          <w:t xml:space="preserve"> diariamente as </w:t>
        </w:r>
        <w:proofErr w:type="spellStart"/>
        <w:r>
          <w:rPr>
            <w:lang w:val="es-ES"/>
          </w:rPr>
          <w:t>crianças</w:t>
        </w:r>
        <w:proofErr w:type="spellEnd"/>
        <w:r>
          <w:rPr>
            <w:lang w:val="es-ES"/>
          </w:rPr>
          <w:t>.</w:t>
        </w:r>
      </w:ins>
    </w:p>
    <w:p w14:paraId="496487D7" w14:textId="68C22171" w:rsidR="00457915" w:rsidRDefault="00457915" w:rsidP="0071305A">
      <w:pPr>
        <w:rPr>
          <w:ins w:id="254" w:author="David das Neves" w:date="2025-09-02T21:34:00Z" w16du:dateUtc="2025-09-02T20:34:00Z"/>
          <w:lang w:val="es-ES"/>
        </w:rPr>
      </w:pPr>
      <w:ins w:id="255" w:author="David das Neves" w:date="2025-09-02T21:31:00Z" w16du:dateUtc="2025-09-02T20:31:00Z">
        <w:r>
          <w:rPr>
            <w:lang w:val="es-ES"/>
          </w:rPr>
          <w:t xml:space="preserve">A </w:t>
        </w:r>
        <w:proofErr w:type="spellStart"/>
        <w:r>
          <w:rPr>
            <w:lang w:val="es-ES"/>
          </w:rPr>
          <w:t>estrutura</w:t>
        </w:r>
        <w:proofErr w:type="spellEnd"/>
        <w:r>
          <w:rPr>
            <w:lang w:val="es-ES"/>
          </w:rPr>
          <w:t xml:space="preserve"> da página </w:t>
        </w:r>
        <w:proofErr w:type="spellStart"/>
        <w:r>
          <w:rPr>
            <w:lang w:val="es-ES"/>
          </w:rPr>
          <w:t>foi</w:t>
        </w:r>
        <w:proofErr w:type="spellEnd"/>
        <w:r>
          <w:rPr>
            <w:lang w:val="es-ES"/>
          </w:rPr>
          <w:t xml:space="preserve"> concebida </w:t>
        </w:r>
        <w:proofErr w:type="spellStart"/>
        <w:r>
          <w:rPr>
            <w:lang w:val="es-ES"/>
          </w:rPr>
          <w:t>com</w:t>
        </w:r>
        <w:proofErr w:type="spellEnd"/>
        <w:r>
          <w:rPr>
            <w:lang w:val="es-ES"/>
          </w:rPr>
          <w:t xml:space="preserve"> recurso a HTML e CSS, utilizando</w:t>
        </w:r>
      </w:ins>
      <w:ins w:id="256" w:author="David das Neves" w:date="2025-09-02T21:32:00Z" w16du:dateUtc="2025-09-02T20:32:00Z"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uma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abordagem</w:t>
        </w:r>
        <w:proofErr w:type="spellEnd"/>
        <w:r>
          <w:rPr>
            <w:lang w:val="es-ES"/>
          </w:rPr>
          <w:t xml:space="preserve"> responsiva que permite a </w:t>
        </w:r>
        <w:proofErr w:type="spellStart"/>
        <w:r>
          <w:rPr>
            <w:lang w:val="es-ES"/>
          </w:rPr>
          <w:t>correta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visualização</w:t>
        </w:r>
        <w:proofErr w:type="spellEnd"/>
        <w:r>
          <w:rPr>
            <w:lang w:val="es-ES"/>
          </w:rPr>
          <w:t xml:space="preserve"> em diferentes dispositivos</w:t>
        </w:r>
        <w:r w:rsidR="006C4F5E">
          <w:rPr>
            <w:lang w:val="es-ES"/>
          </w:rPr>
          <w:t xml:space="preserve">. A </w:t>
        </w:r>
        <w:proofErr w:type="spellStart"/>
        <w:r w:rsidR="006C4F5E">
          <w:rPr>
            <w:lang w:val="es-ES"/>
          </w:rPr>
          <w:t>disposição</w:t>
        </w:r>
        <w:proofErr w:type="spellEnd"/>
        <w:r w:rsidR="006C4F5E">
          <w:rPr>
            <w:lang w:val="es-ES"/>
          </w:rPr>
          <w:t xml:space="preserve"> dos elementos </w:t>
        </w:r>
        <w:proofErr w:type="spellStart"/>
        <w:r w:rsidR="006C4F5E">
          <w:rPr>
            <w:lang w:val="es-ES"/>
          </w:rPr>
          <w:t>foi</w:t>
        </w:r>
        <w:proofErr w:type="spellEnd"/>
        <w:r w:rsidR="006C4F5E">
          <w:rPr>
            <w:lang w:val="es-ES"/>
          </w:rPr>
          <w:t xml:space="preserve"> organizada em </w:t>
        </w:r>
        <w:proofErr w:type="spellStart"/>
        <w:r w:rsidR="006C4F5E">
          <w:rPr>
            <w:lang w:val="es-ES"/>
          </w:rPr>
          <w:t>blocos</w:t>
        </w:r>
        <w:proofErr w:type="spellEnd"/>
        <w:r w:rsidR="006C4F5E">
          <w:rPr>
            <w:lang w:val="es-ES"/>
          </w:rPr>
          <w:t xml:space="preserve"> </w:t>
        </w:r>
        <w:proofErr w:type="spellStart"/>
        <w:r w:rsidR="006C4F5E">
          <w:rPr>
            <w:lang w:val="es-ES"/>
          </w:rPr>
          <w:t>flexíveis</w:t>
        </w:r>
        <w:proofErr w:type="spellEnd"/>
        <w:r w:rsidR="006C4F5E">
          <w:rPr>
            <w:lang w:val="es-ES"/>
          </w:rPr>
          <w:t xml:space="preserve"> </w:t>
        </w:r>
        <w:proofErr w:type="spellStart"/>
        <w:r w:rsidR="006C4F5E">
          <w:rPr>
            <w:lang w:val="es-ES"/>
          </w:rPr>
          <w:t>através</w:t>
        </w:r>
        <w:proofErr w:type="spellEnd"/>
        <w:r w:rsidR="006C4F5E">
          <w:rPr>
            <w:lang w:val="es-ES"/>
          </w:rPr>
          <w:t xml:space="preserve"> de </w:t>
        </w:r>
        <w:proofErr w:type="spellStart"/>
        <w:r w:rsidR="006C4F5E">
          <w:rPr>
            <w:lang w:val="es-ES"/>
          </w:rPr>
          <w:t>f</w:t>
        </w:r>
      </w:ins>
      <w:ins w:id="257" w:author="David das Neves" w:date="2025-09-02T21:33:00Z" w16du:dateUtc="2025-09-02T20:33:00Z">
        <w:r w:rsidR="006C4F5E">
          <w:rPr>
            <w:lang w:val="es-ES"/>
          </w:rPr>
          <w:t>lexbox</w:t>
        </w:r>
        <w:proofErr w:type="spellEnd"/>
        <w:r w:rsidR="006C4F5E">
          <w:rPr>
            <w:lang w:val="es-ES"/>
          </w:rPr>
          <w:t xml:space="preserve">, </w:t>
        </w:r>
        <w:proofErr w:type="spellStart"/>
        <w:r w:rsidR="006C4F5E">
          <w:rPr>
            <w:lang w:val="es-ES"/>
          </w:rPr>
          <w:t>garantindo</w:t>
        </w:r>
        <w:proofErr w:type="spellEnd"/>
        <w:r w:rsidR="006C4F5E">
          <w:rPr>
            <w:lang w:val="es-ES"/>
          </w:rPr>
          <w:t xml:space="preserve"> </w:t>
        </w:r>
        <w:proofErr w:type="spellStart"/>
        <w:r w:rsidR="006C4F5E">
          <w:rPr>
            <w:lang w:val="es-ES"/>
          </w:rPr>
          <w:t>uma</w:t>
        </w:r>
        <w:proofErr w:type="spellEnd"/>
        <w:r w:rsidR="006C4F5E">
          <w:rPr>
            <w:lang w:val="es-ES"/>
          </w:rPr>
          <w:t xml:space="preserve"> </w:t>
        </w:r>
        <w:proofErr w:type="spellStart"/>
        <w:r w:rsidR="006C4F5E">
          <w:rPr>
            <w:lang w:val="es-ES"/>
          </w:rPr>
          <w:t>apresentação</w:t>
        </w:r>
        <w:proofErr w:type="spellEnd"/>
        <w:r w:rsidR="006C4F5E">
          <w:rPr>
            <w:lang w:val="es-ES"/>
          </w:rPr>
          <w:t xml:space="preserve"> harmoniosa e </w:t>
        </w:r>
        <w:proofErr w:type="spellStart"/>
        <w:r w:rsidR="006C4F5E">
          <w:rPr>
            <w:lang w:val="es-ES"/>
          </w:rPr>
          <w:t>adaptável</w:t>
        </w:r>
        <w:proofErr w:type="spellEnd"/>
        <w:r w:rsidR="006C4F5E">
          <w:rPr>
            <w:lang w:val="es-ES"/>
          </w:rPr>
          <w:t xml:space="preserve">. Cada membro da equipa é </w:t>
        </w:r>
        <w:proofErr w:type="spellStart"/>
        <w:r w:rsidR="006C4F5E">
          <w:rPr>
            <w:lang w:val="es-ES"/>
          </w:rPr>
          <w:t>apresentado</w:t>
        </w:r>
        <w:proofErr w:type="spellEnd"/>
        <w:r w:rsidR="006C4F5E">
          <w:rPr>
            <w:lang w:val="es-ES"/>
          </w:rPr>
          <w:t xml:space="preserve"> </w:t>
        </w:r>
        <w:proofErr w:type="spellStart"/>
        <w:r w:rsidR="006C4F5E">
          <w:rPr>
            <w:lang w:val="es-ES"/>
          </w:rPr>
          <w:t>com</w:t>
        </w:r>
        <w:proofErr w:type="spellEnd"/>
        <w:r w:rsidR="006C4F5E">
          <w:rPr>
            <w:lang w:val="es-ES"/>
          </w:rPr>
          <w:t xml:space="preserve"> </w:t>
        </w:r>
        <w:proofErr w:type="spellStart"/>
        <w:r w:rsidR="006C4F5E">
          <w:rPr>
            <w:lang w:val="es-ES"/>
          </w:rPr>
          <w:t>uma</w:t>
        </w:r>
        <w:proofErr w:type="spellEnd"/>
        <w:r w:rsidR="006C4F5E">
          <w:rPr>
            <w:lang w:val="es-ES"/>
          </w:rPr>
          <w:t xml:space="preserve"> fotografía, </w:t>
        </w:r>
        <w:proofErr w:type="spellStart"/>
        <w:r w:rsidR="006C4F5E">
          <w:rPr>
            <w:lang w:val="es-ES"/>
          </w:rPr>
          <w:t>nome</w:t>
        </w:r>
        <w:proofErr w:type="spellEnd"/>
        <w:r w:rsidR="006C4F5E">
          <w:rPr>
            <w:lang w:val="es-ES"/>
          </w:rPr>
          <w:t xml:space="preserve">, cargo e </w:t>
        </w:r>
        <w:proofErr w:type="spellStart"/>
        <w:r w:rsidR="006C4F5E">
          <w:rPr>
            <w:lang w:val="es-ES"/>
          </w:rPr>
          <w:t>uma</w:t>
        </w:r>
        <w:proofErr w:type="spellEnd"/>
        <w:r w:rsidR="006C4F5E">
          <w:rPr>
            <w:lang w:val="es-ES"/>
          </w:rPr>
          <w:t xml:space="preserve"> breve </w:t>
        </w:r>
        <w:proofErr w:type="spellStart"/>
        <w:r w:rsidR="006C4F5E">
          <w:rPr>
            <w:lang w:val="es-ES"/>
          </w:rPr>
          <w:t>descrição</w:t>
        </w:r>
        <w:proofErr w:type="spellEnd"/>
        <w:r w:rsidR="006C4F5E">
          <w:rPr>
            <w:lang w:val="es-ES"/>
          </w:rPr>
          <w:t xml:space="preserve"> das </w:t>
        </w:r>
        <w:proofErr w:type="spellStart"/>
        <w:r w:rsidR="006C4F5E">
          <w:rPr>
            <w:lang w:val="es-ES"/>
          </w:rPr>
          <w:t>suas</w:t>
        </w:r>
        <w:proofErr w:type="spellEnd"/>
        <w:r w:rsidR="006C4F5E">
          <w:rPr>
            <w:lang w:val="es-ES"/>
          </w:rPr>
          <w:t xml:space="preserve"> </w:t>
        </w:r>
        <w:proofErr w:type="spellStart"/>
        <w:r w:rsidR="006C4F5E">
          <w:rPr>
            <w:lang w:val="es-ES"/>
          </w:rPr>
          <w:t>fun</w:t>
        </w:r>
      </w:ins>
      <w:ins w:id="258" w:author="David das Neves" w:date="2025-09-02T21:34:00Z" w16du:dateUtc="2025-09-02T20:34:00Z">
        <w:r w:rsidR="006C4F5E">
          <w:rPr>
            <w:lang w:val="es-ES"/>
          </w:rPr>
          <w:t>ções</w:t>
        </w:r>
        <w:proofErr w:type="spellEnd"/>
        <w:r w:rsidR="006C4F5E">
          <w:rPr>
            <w:lang w:val="es-ES"/>
          </w:rPr>
          <w:t xml:space="preserve"> e </w:t>
        </w:r>
        <w:proofErr w:type="spellStart"/>
        <w:r w:rsidR="006C4F5E">
          <w:rPr>
            <w:lang w:val="es-ES"/>
          </w:rPr>
          <w:t>percurso</w:t>
        </w:r>
        <w:proofErr w:type="spellEnd"/>
        <w:r w:rsidR="006C4F5E">
          <w:rPr>
            <w:lang w:val="es-ES"/>
          </w:rPr>
          <w:t xml:space="preserve"> </w:t>
        </w:r>
        <w:proofErr w:type="spellStart"/>
        <w:r w:rsidR="006C4F5E">
          <w:rPr>
            <w:lang w:val="es-ES"/>
          </w:rPr>
          <w:t>profissional</w:t>
        </w:r>
        <w:proofErr w:type="spellEnd"/>
        <w:r w:rsidR="006C4F5E">
          <w:rPr>
            <w:lang w:val="es-ES"/>
          </w:rPr>
          <w:t>.</w:t>
        </w:r>
      </w:ins>
    </w:p>
    <w:p w14:paraId="3CEF3668" w14:textId="55518597" w:rsidR="006C4F5E" w:rsidRDefault="006C4F5E" w:rsidP="0071305A">
      <w:pPr>
        <w:rPr>
          <w:ins w:id="259" w:author="David das Neves" w:date="2025-09-02T21:36:00Z" w16du:dateUtc="2025-09-02T20:36:00Z"/>
          <w:lang w:val="es-ES"/>
        </w:rPr>
      </w:pPr>
      <w:proofErr w:type="spellStart"/>
      <w:ins w:id="260" w:author="David das Neves" w:date="2025-09-02T21:34:00Z" w16du:dateUtc="2025-09-02T20:34:00Z">
        <w:r>
          <w:rPr>
            <w:lang w:val="es-ES"/>
          </w:rPr>
          <w:t>Foram</w:t>
        </w:r>
        <w:proofErr w:type="spellEnd"/>
        <w:r>
          <w:rPr>
            <w:lang w:val="es-ES"/>
          </w:rPr>
          <w:t xml:space="preserve"> aplicadas </w:t>
        </w:r>
        <w:proofErr w:type="spellStart"/>
        <w:r>
          <w:rPr>
            <w:lang w:val="es-ES"/>
          </w:rPr>
          <w:t>p´raticas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design</w:t>
        </w:r>
        <w:proofErr w:type="spellEnd"/>
        <w:r>
          <w:rPr>
            <w:lang w:val="es-ES"/>
          </w:rPr>
          <w:t xml:space="preserve">, como o uso de </w:t>
        </w:r>
        <w:proofErr w:type="spellStart"/>
        <w:r>
          <w:rPr>
            <w:lang w:val="es-ES"/>
          </w:rPr>
          <w:t>imagens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com</w:t>
        </w:r>
        <w:proofErr w:type="spellEnd"/>
        <w:r>
          <w:rPr>
            <w:lang w:val="es-ES"/>
          </w:rPr>
          <w:t xml:space="preserve"> cantos </w:t>
        </w:r>
        <w:proofErr w:type="spellStart"/>
        <w:r>
          <w:rPr>
            <w:lang w:val="es-ES"/>
          </w:rPr>
          <w:t>arredondados</w:t>
        </w:r>
        <w:proofErr w:type="spellEnd"/>
        <w:r>
          <w:rPr>
            <w:lang w:val="es-ES"/>
          </w:rPr>
          <w:t xml:space="preserve"> (</w:t>
        </w:r>
        <w:proofErr w:type="spellStart"/>
        <w:r>
          <w:rPr>
            <w:lang w:val="es-ES"/>
          </w:rPr>
          <w:t>border-radius</w:t>
        </w:r>
        <w:proofErr w:type="spellEnd"/>
        <w:r>
          <w:rPr>
            <w:lang w:val="es-ES"/>
          </w:rPr>
          <w:t xml:space="preserve">) e o </w:t>
        </w:r>
        <w:proofErr w:type="spellStart"/>
        <w:r>
          <w:rPr>
            <w:lang w:val="es-ES"/>
          </w:rPr>
          <w:t>alinhamento</w:t>
        </w:r>
        <w:proofErr w:type="spellEnd"/>
        <w:r>
          <w:rPr>
            <w:lang w:val="es-ES"/>
          </w:rPr>
          <w:t xml:space="preserve"> centralizado, de forma a transmitir </w:t>
        </w:r>
        <w:proofErr w:type="spellStart"/>
        <w:r>
          <w:rPr>
            <w:lang w:val="es-ES"/>
          </w:rPr>
          <w:t>proximida</w:t>
        </w:r>
      </w:ins>
      <w:ins w:id="261" w:author="David das Neves" w:date="2025-09-02T21:35:00Z" w16du:dateUtc="2025-09-02T20:35:00Z">
        <w:r>
          <w:rPr>
            <w:lang w:val="es-ES"/>
          </w:rPr>
          <w:t>de</w:t>
        </w:r>
        <w:proofErr w:type="spellEnd"/>
        <w:r>
          <w:rPr>
            <w:lang w:val="es-ES"/>
          </w:rPr>
          <w:t xml:space="preserve"> e empatía. A </w:t>
        </w:r>
        <w:proofErr w:type="spellStart"/>
        <w:r>
          <w:rPr>
            <w:lang w:val="es-ES"/>
          </w:rPr>
          <w:lastRenderedPageBreak/>
          <w:t>estilização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foi</w:t>
        </w:r>
        <w:proofErr w:type="spellEnd"/>
        <w:r>
          <w:rPr>
            <w:lang w:val="es-ES"/>
          </w:rPr>
          <w:t xml:space="preserve"> complementada </w:t>
        </w:r>
        <w:proofErr w:type="spellStart"/>
        <w:r>
          <w:rPr>
            <w:lang w:val="es-ES"/>
          </w:rPr>
          <w:t>com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regras</w:t>
        </w:r>
        <w:proofErr w:type="spellEnd"/>
        <w:r>
          <w:rPr>
            <w:lang w:val="es-ES"/>
          </w:rPr>
          <w:t xml:space="preserve"> de media </w:t>
        </w:r>
        <w:proofErr w:type="spellStart"/>
        <w:r>
          <w:rPr>
            <w:lang w:val="es-ES"/>
          </w:rPr>
          <w:t>queries</w:t>
        </w:r>
        <w:proofErr w:type="spellEnd"/>
        <w:r>
          <w:rPr>
            <w:lang w:val="es-ES"/>
          </w:rPr>
          <w:t xml:space="preserve">, </w:t>
        </w:r>
        <w:proofErr w:type="spellStart"/>
        <w:r>
          <w:rPr>
            <w:lang w:val="es-ES"/>
          </w:rPr>
          <w:t>as</w:t>
        </w:r>
      </w:ins>
      <w:ins w:id="262" w:author="David das Neves" w:date="2025-09-04T16:22:00Z" w16du:dateUtc="2025-09-04T15:22:00Z">
        <w:r w:rsidR="00DD1AC1">
          <w:rPr>
            <w:lang w:val="es-ES"/>
          </w:rPr>
          <w:t>s</w:t>
        </w:r>
      </w:ins>
      <w:ins w:id="263" w:author="David das Neves" w:date="2025-09-02T21:35:00Z" w16du:dateUtc="2025-09-02T20:35:00Z">
        <w:r>
          <w:rPr>
            <w:lang w:val="es-ES"/>
          </w:rPr>
          <w:t>egurando</w:t>
        </w:r>
        <w:proofErr w:type="spellEnd"/>
        <w:r>
          <w:rPr>
            <w:lang w:val="es-ES"/>
          </w:rPr>
          <w:t xml:space="preserve"> que a página se adapta a </w:t>
        </w:r>
        <w:proofErr w:type="spellStart"/>
        <w:r>
          <w:rPr>
            <w:lang w:val="es-ES"/>
          </w:rPr>
          <w:t>ecrãs</w:t>
        </w:r>
        <w:proofErr w:type="spellEnd"/>
        <w:r>
          <w:rPr>
            <w:lang w:val="es-ES"/>
          </w:rPr>
          <w:t xml:space="preserve"> de menor </w:t>
        </w:r>
        <w:proofErr w:type="spellStart"/>
        <w:r>
          <w:rPr>
            <w:lang w:val="es-ES"/>
          </w:rPr>
          <w:t>dimensão</w:t>
        </w:r>
        <w:proofErr w:type="spellEnd"/>
        <w:r>
          <w:rPr>
            <w:lang w:val="es-ES"/>
          </w:rPr>
          <w:t xml:space="preserve">, como </w:t>
        </w:r>
        <w:proofErr w:type="spellStart"/>
        <w:r>
          <w:rPr>
            <w:lang w:val="es-ES"/>
          </w:rPr>
          <w:t>tablets</w:t>
        </w:r>
        <w:proofErr w:type="spellEnd"/>
        <w:r>
          <w:rPr>
            <w:lang w:val="es-ES"/>
          </w:rPr>
          <w:t xml:space="preserve"> e smar</w:t>
        </w:r>
      </w:ins>
      <w:ins w:id="264" w:author="David das Neves" w:date="2025-09-02T21:36:00Z" w16du:dateUtc="2025-09-02T20:36:00Z">
        <w:r>
          <w:rPr>
            <w:lang w:val="es-ES"/>
          </w:rPr>
          <w:t>tphones</w:t>
        </w:r>
      </w:ins>
      <w:ins w:id="265" w:author="David das Neves" w:date="2025-09-02T21:37:00Z" w16du:dateUtc="2025-09-02T20:37:00Z">
        <w:r>
          <w:rPr>
            <w:lang w:val="es-ES"/>
          </w:rPr>
          <w:t xml:space="preserve"> (Figuras 18 e 19)</w:t>
        </w:r>
      </w:ins>
      <w:ins w:id="266" w:author="David das Neves" w:date="2025-09-02T21:36:00Z" w16du:dateUtc="2025-09-02T20:36:00Z">
        <w:r>
          <w:rPr>
            <w:lang w:val="es-ES"/>
          </w:rPr>
          <w:t>.</w:t>
        </w:r>
      </w:ins>
    </w:p>
    <w:p w14:paraId="34DB0BCE" w14:textId="453EFA14" w:rsidR="006C4F5E" w:rsidRDefault="006C4F5E" w:rsidP="0071305A">
      <w:pPr>
        <w:rPr>
          <w:ins w:id="267" w:author="David das Neves" w:date="2025-09-02T21:37:00Z" w16du:dateUtc="2025-09-02T20:37:00Z"/>
          <w:lang w:val="es-ES"/>
        </w:rPr>
      </w:pPr>
      <w:ins w:id="268" w:author="David das Neves" w:date="2025-09-02T21:36:00Z" w16du:dateUtc="2025-09-02T20:36:00Z">
        <w:r>
          <w:rPr>
            <w:lang w:val="es-ES"/>
          </w:rPr>
          <w:t xml:space="preserve">Esta página </w:t>
        </w:r>
        <w:proofErr w:type="spellStart"/>
        <w:r>
          <w:rPr>
            <w:lang w:val="es-ES"/>
          </w:rPr>
          <w:t>contribui</w:t>
        </w:r>
        <w:proofErr w:type="spellEnd"/>
        <w:r>
          <w:rPr>
            <w:lang w:val="es-ES"/>
          </w:rPr>
          <w:t xml:space="preserve"> para a </w:t>
        </w:r>
        <w:proofErr w:type="spellStart"/>
        <w:r>
          <w:rPr>
            <w:lang w:val="es-ES"/>
          </w:rPr>
          <w:t>humanização</w:t>
        </w:r>
        <w:proofErr w:type="spellEnd"/>
        <w:r>
          <w:rPr>
            <w:lang w:val="es-ES"/>
          </w:rPr>
          <w:t xml:space="preserve"> do </w:t>
        </w:r>
        <w:proofErr w:type="spellStart"/>
        <w:r>
          <w:rPr>
            <w:lang w:val="es-ES"/>
          </w:rPr>
          <w:t>website</w:t>
        </w:r>
        <w:proofErr w:type="spellEnd"/>
        <w:r>
          <w:rPr>
            <w:lang w:val="es-ES"/>
          </w:rPr>
          <w:t xml:space="preserve">, </w:t>
        </w:r>
        <w:proofErr w:type="spellStart"/>
        <w:r>
          <w:rPr>
            <w:lang w:val="es-ES"/>
          </w:rPr>
          <w:t>permitindo</w:t>
        </w:r>
        <w:proofErr w:type="spellEnd"/>
        <w:r>
          <w:rPr>
            <w:lang w:val="es-ES"/>
          </w:rPr>
          <w:t xml:space="preserve"> que as </w:t>
        </w:r>
        <w:proofErr w:type="spellStart"/>
        <w:r>
          <w:rPr>
            <w:lang w:val="es-ES"/>
          </w:rPr>
          <w:t>famílias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conheçam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melhor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quem</w:t>
        </w:r>
        <w:proofErr w:type="spellEnd"/>
        <w:r>
          <w:rPr>
            <w:lang w:val="es-ES"/>
          </w:rPr>
          <w:t xml:space="preserve"> cuida </w:t>
        </w:r>
        <w:proofErr w:type="gramStart"/>
        <w:r>
          <w:rPr>
            <w:lang w:val="es-ES"/>
          </w:rPr>
          <w:t>e</w:t>
        </w:r>
        <w:proofErr w:type="gramEnd"/>
        <w:r>
          <w:rPr>
            <w:lang w:val="es-ES"/>
          </w:rPr>
          <w:t xml:space="preserve"> educa os </w:t>
        </w:r>
        <w:proofErr w:type="spellStart"/>
        <w:r>
          <w:rPr>
            <w:lang w:val="es-ES"/>
          </w:rPr>
          <w:t>seus</w:t>
        </w:r>
        <w:proofErr w:type="spellEnd"/>
        <w:r>
          <w:rPr>
            <w:lang w:val="es-ES"/>
          </w:rPr>
          <w:t xml:space="preserve"> filos, e </w:t>
        </w:r>
        <w:proofErr w:type="spellStart"/>
        <w:r>
          <w:rPr>
            <w:lang w:val="es-ES"/>
          </w:rPr>
          <w:t>reforça</w:t>
        </w:r>
        <w:proofErr w:type="spellEnd"/>
        <w:r>
          <w:rPr>
            <w:lang w:val="es-ES"/>
          </w:rPr>
          <w:t xml:space="preserve"> o papel da </w:t>
        </w:r>
        <w:proofErr w:type="spellStart"/>
        <w:r>
          <w:rPr>
            <w:lang w:val="es-ES"/>
          </w:rPr>
          <w:t>comunicação</w:t>
        </w:r>
        <w:proofErr w:type="spellEnd"/>
        <w:r>
          <w:rPr>
            <w:lang w:val="es-ES"/>
          </w:rPr>
          <w:t xml:space="preserve"> in</w:t>
        </w:r>
      </w:ins>
      <w:ins w:id="269" w:author="David das Neves" w:date="2025-09-02T21:37:00Z" w16du:dateUtc="2025-09-02T20:37:00Z">
        <w:r>
          <w:rPr>
            <w:lang w:val="es-ES"/>
          </w:rPr>
          <w:t xml:space="preserve">stitucional como </w:t>
        </w:r>
        <w:proofErr w:type="spellStart"/>
        <w:r>
          <w:rPr>
            <w:lang w:val="es-ES"/>
          </w:rPr>
          <w:t>ferramenta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aproximação</w:t>
        </w:r>
        <w:proofErr w:type="spellEnd"/>
        <w:r>
          <w:rPr>
            <w:lang w:val="es-ES"/>
          </w:rPr>
          <w:t xml:space="preserve"> entre </w:t>
        </w:r>
        <w:proofErr w:type="spellStart"/>
        <w:r>
          <w:rPr>
            <w:lang w:val="es-ES"/>
          </w:rPr>
          <w:t>escola</w:t>
        </w:r>
        <w:proofErr w:type="spellEnd"/>
        <w:r>
          <w:rPr>
            <w:lang w:val="es-ES"/>
          </w:rPr>
          <w:t xml:space="preserve"> e </w:t>
        </w:r>
        <w:proofErr w:type="spellStart"/>
        <w:r>
          <w:rPr>
            <w:lang w:val="es-ES"/>
          </w:rPr>
          <w:t>comunidade</w:t>
        </w:r>
        <w:proofErr w:type="spellEnd"/>
        <w:r>
          <w:rPr>
            <w:lang w:val="es-ES"/>
          </w:rPr>
          <w:t>.</w:t>
        </w:r>
      </w:ins>
    </w:p>
    <w:p w14:paraId="4CAB8327" w14:textId="0B6ECA54" w:rsidR="006C4F5E" w:rsidRDefault="006C4F5E" w:rsidP="0071305A">
      <w:pPr>
        <w:rPr>
          <w:ins w:id="270" w:author="David das Neves" w:date="2025-09-02T21:38:00Z" w16du:dateUtc="2025-09-02T20:38:00Z"/>
          <w:lang w:val="es-ES"/>
        </w:rPr>
      </w:pPr>
      <w:ins w:id="271" w:author="David das Neves" w:date="2025-09-02T21:38:00Z" w16du:dateUtc="2025-09-02T20:38:00Z">
        <w:r w:rsidRPr="006C4F5E">
          <w:rPr>
            <w:noProof/>
            <w:lang w:val="es-ES"/>
          </w:rPr>
          <w:drawing>
            <wp:inline distT="0" distB="0" distL="0" distR="0" wp14:anchorId="3406874B" wp14:editId="6A30D68D">
              <wp:extent cx="5731510" cy="4737100"/>
              <wp:effectExtent l="0" t="0" r="2540" b="6350"/>
              <wp:docPr id="742888150" name="Picture 1" descr="A screenshot of a page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42888150" name="Picture 1" descr="A screenshot of a page&#10;&#10;AI-generated content may be incorrect.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4737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6187D3" w14:textId="4653E6E5" w:rsidR="006C4F5E" w:rsidRDefault="006C4F5E" w:rsidP="0071305A">
      <w:pPr>
        <w:rPr>
          <w:ins w:id="272" w:author="David das Neves" w:date="2025-09-02T21:39:00Z" w16du:dateUtc="2025-09-02T20:39:00Z"/>
          <w:lang w:val="es-ES"/>
        </w:rPr>
      </w:pPr>
      <w:ins w:id="273" w:author="David das Neves" w:date="2025-09-02T21:38:00Z" w16du:dateUtc="2025-09-02T20:38:00Z">
        <w:r>
          <w:rPr>
            <w:lang w:val="es-ES"/>
          </w:rPr>
          <w:t xml:space="preserve">Figura 18 – Página da </w:t>
        </w:r>
        <w:proofErr w:type="spellStart"/>
        <w:r>
          <w:rPr>
            <w:lang w:val="es-ES"/>
          </w:rPr>
          <w:t>equia</w:t>
        </w:r>
        <w:proofErr w:type="spellEnd"/>
        <w:r>
          <w:rPr>
            <w:lang w:val="es-ES"/>
          </w:rPr>
          <w:t xml:space="preserve"> em Deskt</w:t>
        </w:r>
      </w:ins>
      <w:ins w:id="274" w:author="David das Neves" w:date="2025-09-02T21:39:00Z" w16du:dateUtc="2025-09-02T20:39:00Z">
        <w:r>
          <w:rPr>
            <w:lang w:val="es-ES"/>
          </w:rPr>
          <w:t>op</w:t>
        </w:r>
      </w:ins>
    </w:p>
    <w:p w14:paraId="1D341618" w14:textId="05F1F42B" w:rsidR="006C4F5E" w:rsidRDefault="006C4F5E" w:rsidP="0071305A">
      <w:pPr>
        <w:rPr>
          <w:ins w:id="275" w:author="David das Neves" w:date="2025-09-02T21:40:00Z" w16du:dateUtc="2025-09-02T20:40:00Z"/>
          <w:lang w:val="es-ES"/>
        </w:rPr>
      </w:pPr>
      <w:ins w:id="276" w:author="David das Neves" w:date="2025-09-02T21:39:00Z" w16du:dateUtc="2025-09-02T20:39:00Z">
        <w:r w:rsidRPr="006C4F5E">
          <w:rPr>
            <w:noProof/>
            <w:lang w:val="es-ES"/>
          </w:rPr>
          <w:lastRenderedPageBreak/>
          <w:drawing>
            <wp:inline distT="0" distB="0" distL="0" distR="0" wp14:anchorId="79A1B810" wp14:editId="72BD0040">
              <wp:extent cx="2162175" cy="4243744"/>
              <wp:effectExtent l="0" t="0" r="0" b="4445"/>
              <wp:docPr id="1872993495" name="Picture 1" descr="A person smiling at the camera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72993495" name="Picture 1" descr="A person smiling at the camera&#10;&#10;AI-generated content may be incorrect.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68280" cy="425572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F218EB8" w14:textId="71CD0301" w:rsidR="006C4F5E" w:rsidRDefault="006C4F5E" w:rsidP="0071305A">
      <w:pPr>
        <w:rPr>
          <w:lang w:val="es-ES"/>
        </w:rPr>
      </w:pPr>
      <w:ins w:id="277" w:author="David das Neves" w:date="2025-09-02T21:40:00Z" w16du:dateUtc="2025-09-02T20:40:00Z">
        <w:r>
          <w:rPr>
            <w:lang w:val="es-ES"/>
          </w:rPr>
          <w:t>Figura 19 – Página Equipa em Smartphone</w:t>
        </w:r>
      </w:ins>
    </w:p>
    <w:p w14:paraId="637C3C0E" w14:textId="77777777" w:rsidR="008F65E5" w:rsidRDefault="008F65E5" w:rsidP="008F65E5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construção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institucional do </w:t>
      </w:r>
      <w:proofErr w:type="spellStart"/>
      <w:r>
        <w:rPr>
          <w:lang w:val="es-ES"/>
        </w:rPr>
        <w:t>Jardim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Infância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Estrelinha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Amarela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assentou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abordagem</w:t>
      </w:r>
      <w:proofErr w:type="spellEnd"/>
      <w:r>
        <w:rPr>
          <w:lang w:val="es-ES"/>
        </w:rPr>
        <w:t xml:space="preserve"> técnica que </w:t>
      </w:r>
      <w:proofErr w:type="spellStart"/>
      <w:r>
        <w:rPr>
          <w:lang w:val="es-ES"/>
        </w:rPr>
        <w:t>valorizou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separação</w:t>
      </w:r>
      <w:proofErr w:type="spellEnd"/>
      <w:r>
        <w:rPr>
          <w:lang w:val="es-ES"/>
        </w:rPr>
        <w:t xml:space="preserve"> entre </w:t>
      </w:r>
      <w:proofErr w:type="spellStart"/>
      <w:r>
        <w:rPr>
          <w:lang w:val="es-ES"/>
        </w:rPr>
        <w:t>estrutura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apresentação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recorrendo</w:t>
      </w:r>
      <w:proofErr w:type="spellEnd"/>
      <w:r>
        <w:rPr>
          <w:lang w:val="es-ES"/>
        </w:rPr>
        <w:t xml:space="preserve"> à </w:t>
      </w:r>
      <w:proofErr w:type="spellStart"/>
      <w:r>
        <w:rPr>
          <w:lang w:val="es-ES"/>
        </w:rPr>
        <w:t>utilização</w:t>
      </w:r>
      <w:proofErr w:type="spellEnd"/>
      <w:r>
        <w:rPr>
          <w:lang w:val="es-ES"/>
        </w:rPr>
        <w:t xml:space="preserve"> de </w:t>
      </w:r>
      <w:r>
        <w:rPr>
          <w:i/>
          <w:iCs/>
          <w:lang w:val="es-ES"/>
        </w:rPr>
        <w:t xml:space="preserve">Cascade Style </w:t>
      </w:r>
      <w:proofErr w:type="spellStart"/>
      <w:r>
        <w:rPr>
          <w:i/>
          <w:iCs/>
          <w:lang w:val="es-ES"/>
        </w:rPr>
        <w:t>Sheets</w:t>
      </w:r>
      <w:proofErr w:type="spellEnd"/>
      <w:r>
        <w:rPr>
          <w:lang w:val="es-ES"/>
        </w:rPr>
        <w:t xml:space="preserve"> (CSS) para definir a </w:t>
      </w:r>
      <w:proofErr w:type="spellStart"/>
      <w:r>
        <w:rPr>
          <w:lang w:val="es-ES"/>
        </w:rPr>
        <w:t>aparência</w:t>
      </w:r>
      <w:proofErr w:type="spellEnd"/>
      <w:r>
        <w:rPr>
          <w:lang w:val="es-ES"/>
        </w:rPr>
        <w:t xml:space="preserve"> visual e a </w:t>
      </w:r>
      <w:proofErr w:type="spellStart"/>
      <w:r>
        <w:rPr>
          <w:lang w:val="es-ES"/>
        </w:rPr>
        <w:t>organização</w:t>
      </w:r>
      <w:proofErr w:type="spellEnd"/>
      <w:r>
        <w:rPr>
          <w:lang w:val="es-ES"/>
        </w:rPr>
        <w:t xml:space="preserve"> dos elementos gráficos. Esta </w:t>
      </w:r>
      <w:proofErr w:type="spellStart"/>
      <w:r>
        <w:rPr>
          <w:lang w:val="es-ES"/>
        </w:rPr>
        <w:t>separação</w:t>
      </w:r>
      <w:proofErr w:type="spellEnd"/>
      <w:r>
        <w:rPr>
          <w:lang w:val="es-ES"/>
        </w:rPr>
        <w:t xml:space="preserve"> entre </w:t>
      </w:r>
      <w:proofErr w:type="spellStart"/>
      <w:r>
        <w:rPr>
          <w:lang w:val="es-ES"/>
        </w:rPr>
        <w:t>conteúdo</w:t>
      </w:r>
      <w:proofErr w:type="spellEnd"/>
      <w:r>
        <w:rPr>
          <w:lang w:val="es-ES"/>
        </w:rPr>
        <w:t xml:space="preserve"> HTML e o estilo CSS </w:t>
      </w:r>
      <w:proofErr w:type="spellStart"/>
      <w:r>
        <w:rPr>
          <w:lang w:val="es-ES"/>
        </w:rPr>
        <w:t>permitiu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maior</w:t>
      </w:r>
      <w:proofErr w:type="spellEnd"/>
      <w:r>
        <w:rPr>
          <w:lang w:val="es-ES"/>
        </w:rPr>
        <w:t xml:space="preserve"> clareza no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, facilitando a </w:t>
      </w:r>
      <w:proofErr w:type="spellStart"/>
      <w:r>
        <w:rPr>
          <w:lang w:val="es-ES"/>
        </w:rPr>
        <w:t>manutenção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escalabilidade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projeto</w:t>
      </w:r>
      <w:proofErr w:type="spellEnd"/>
      <w:r>
        <w:rPr>
          <w:lang w:val="es-ES"/>
        </w:rPr>
        <w:t>.</w:t>
      </w:r>
    </w:p>
    <w:p w14:paraId="3018C1EC" w14:textId="77777777" w:rsidR="008F65E5" w:rsidRDefault="008F65E5" w:rsidP="008F65E5">
      <w:pPr>
        <w:rPr>
          <w:ins w:id="278" w:author="David das Neves" w:date="2025-09-03T18:30:00Z" w16du:dateUtc="2025-09-03T17:30:00Z"/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folha</w:t>
      </w:r>
      <w:proofErr w:type="spellEnd"/>
      <w:r>
        <w:rPr>
          <w:lang w:val="es-ES"/>
        </w:rPr>
        <w:t xml:space="preserve"> de estilos externa (style.css)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desenvolvida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</w:t>
      </w:r>
      <w:proofErr w:type="spellEnd"/>
      <w:r>
        <w:rPr>
          <w:lang w:val="es-ES"/>
        </w:rPr>
        <w:t xml:space="preserve"> objetivo de garantir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de utilizador </w:t>
      </w:r>
      <w:proofErr w:type="spellStart"/>
      <w:r>
        <w:rPr>
          <w:lang w:val="es-ES"/>
        </w:rPr>
        <w:t>coerente</w:t>
      </w:r>
      <w:proofErr w:type="spellEnd"/>
      <w:r>
        <w:rPr>
          <w:lang w:val="es-ES"/>
        </w:rPr>
        <w:t xml:space="preserve">, apelativa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funcional em </w:t>
      </w:r>
      <w:proofErr w:type="gramStart"/>
      <w:r>
        <w:rPr>
          <w:lang w:val="es-ES"/>
        </w:rPr>
        <w:t>todas as</w:t>
      </w:r>
      <w:proofErr w:type="gramEnd"/>
      <w:r>
        <w:rPr>
          <w:lang w:val="es-ES"/>
        </w:rPr>
        <w:t xml:space="preserve"> páginas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. A </w:t>
      </w:r>
      <w:proofErr w:type="spellStart"/>
      <w:r>
        <w:rPr>
          <w:lang w:val="es-ES"/>
        </w:rPr>
        <w:t>nível</w:t>
      </w:r>
      <w:proofErr w:type="spellEnd"/>
      <w:r>
        <w:rPr>
          <w:lang w:val="es-ES"/>
        </w:rPr>
        <w:t xml:space="preserve"> global, </w:t>
      </w:r>
      <w:proofErr w:type="spellStart"/>
      <w:r>
        <w:rPr>
          <w:lang w:val="es-ES"/>
        </w:rPr>
        <w:t>foram</w:t>
      </w:r>
      <w:proofErr w:type="spellEnd"/>
      <w:r>
        <w:rPr>
          <w:lang w:val="es-ES"/>
        </w:rPr>
        <w:t xml:space="preserve"> definidos estilos para o </w:t>
      </w:r>
      <w:proofErr w:type="spellStart"/>
      <w:r>
        <w:rPr>
          <w:lang w:val="es-ES"/>
        </w:rPr>
        <w:t>corpo</w:t>
      </w:r>
      <w:proofErr w:type="spellEnd"/>
      <w:r>
        <w:rPr>
          <w:lang w:val="es-ES"/>
        </w:rPr>
        <w:t xml:space="preserve"> da página, como a </w:t>
      </w:r>
      <w:proofErr w:type="spellStart"/>
      <w:r>
        <w:rPr>
          <w:lang w:val="es-ES"/>
        </w:rPr>
        <w:t>aplicação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fonte</w:t>
      </w:r>
      <w:proofErr w:type="spellEnd"/>
      <w:r>
        <w:rPr>
          <w:lang w:val="es-ES"/>
        </w:rPr>
        <w:t xml:space="preserve"> “Lato”, o </w:t>
      </w:r>
      <w:proofErr w:type="spellStart"/>
      <w:r>
        <w:rPr>
          <w:lang w:val="es-ES"/>
        </w:rPr>
        <w:t>alinhamento</w:t>
      </w:r>
      <w:proofErr w:type="spellEnd"/>
      <w:r>
        <w:rPr>
          <w:lang w:val="es-ES"/>
        </w:rPr>
        <w:t xml:space="preserve"> central do texto, a </w:t>
      </w:r>
      <w:proofErr w:type="spellStart"/>
      <w:r>
        <w:rPr>
          <w:lang w:val="es-ES"/>
        </w:rPr>
        <w:t>cor</w:t>
      </w:r>
      <w:proofErr w:type="spellEnd"/>
      <w:r>
        <w:rPr>
          <w:lang w:val="es-ES"/>
        </w:rPr>
        <w:t xml:space="preserve"> de fundo suave e </w:t>
      </w:r>
      <w:proofErr w:type="spellStart"/>
      <w:r>
        <w:rPr>
          <w:lang w:val="es-ES"/>
        </w:rPr>
        <w:t>ocultação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scroll</w:t>
      </w:r>
      <w:proofErr w:type="spellEnd"/>
      <w:r>
        <w:rPr>
          <w:lang w:val="es-ES"/>
        </w:rPr>
        <w:t xml:space="preserve"> horizontal, </w:t>
      </w:r>
      <w:proofErr w:type="spellStart"/>
      <w:r>
        <w:rPr>
          <w:lang w:val="es-ES"/>
        </w:rPr>
        <w:t>conferindo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site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aparência</w:t>
      </w:r>
      <w:proofErr w:type="spellEnd"/>
      <w:r>
        <w:rPr>
          <w:lang w:val="es-ES"/>
        </w:rPr>
        <w:t xml:space="preserve"> leve e </w:t>
      </w:r>
      <w:proofErr w:type="spellStart"/>
      <w:r>
        <w:rPr>
          <w:lang w:val="es-ES"/>
        </w:rPr>
        <w:t>acolhedora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adequada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público-</w:t>
      </w:r>
      <w:proofErr w:type="spellStart"/>
      <w:r>
        <w:rPr>
          <w:lang w:val="es-ES"/>
        </w:rPr>
        <w:t>alvo</w:t>
      </w:r>
      <w:proofErr w:type="spellEnd"/>
      <w:r>
        <w:rPr>
          <w:lang w:val="es-ES"/>
        </w:rPr>
        <w:t xml:space="preserve">. Os títulos </w:t>
      </w:r>
      <w:proofErr w:type="spellStart"/>
      <w:r>
        <w:rPr>
          <w:lang w:val="es-ES"/>
        </w:rPr>
        <w:t>principais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foram</w:t>
      </w:r>
      <w:proofErr w:type="spellEnd"/>
      <w:r>
        <w:rPr>
          <w:lang w:val="es-ES"/>
        </w:rPr>
        <w:t xml:space="preserve"> estilizados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tamanhos</w:t>
      </w:r>
      <w:proofErr w:type="spellEnd"/>
      <w:r>
        <w:rPr>
          <w:lang w:val="es-ES"/>
        </w:rPr>
        <w:t xml:space="preserve"> de letra generosos e </w:t>
      </w:r>
      <w:proofErr w:type="spellStart"/>
      <w:r>
        <w:rPr>
          <w:lang w:val="es-ES"/>
        </w:rPr>
        <w:t>cores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institucionais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reforçando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hierarquia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informação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identidade</w:t>
      </w:r>
      <w:proofErr w:type="spellEnd"/>
      <w:r>
        <w:rPr>
          <w:lang w:val="es-ES"/>
        </w:rPr>
        <w:t xml:space="preserve"> visual da </w:t>
      </w:r>
      <w:proofErr w:type="spellStart"/>
      <w:r>
        <w:rPr>
          <w:lang w:val="es-ES"/>
        </w:rPr>
        <w:t>instituição</w:t>
      </w:r>
      <w:proofErr w:type="spellEnd"/>
      <w:r>
        <w:rPr>
          <w:lang w:val="es-ES"/>
        </w:rPr>
        <w:t>.</w:t>
      </w:r>
    </w:p>
    <w:p w14:paraId="7BFD067F" w14:textId="7D107BC5" w:rsidR="008C37A8" w:rsidRDefault="008C37A8" w:rsidP="008F65E5">
      <w:pPr>
        <w:rPr>
          <w:ins w:id="279" w:author="David das Neves" w:date="2025-09-03T18:32:00Z" w16du:dateUtc="2025-09-03T17:32:00Z"/>
          <w:lang w:val="es-ES"/>
        </w:rPr>
      </w:pPr>
      <w:ins w:id="280" w:author="David das Neves" w:date="2025-09-03T18:30:00Z" w16du:dateUtc="2025-09-03T17:30:00Z">
        <w:r>
          <w:rPr>
            <w:lang w:val="es-ES"/>
          </w:rPr>
          <w:t xml:space="preserve">O </w:t>
        </w:r>
        <w:proofErr w:type="spellStart"/>
        <w:r>
          <w:rPr>
            <w:lang w:val="es-ES"/>
          </w:rPr>
          <w:t>menu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navegação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foi</w:t>
        </w:r>
        <w:proofErr w:type="spellEnd"/>
        <w:r>
          <w:rPr>
            <w:lang w:val="es-ES"/>
          </w:rPr>
          <w:t xml:space="preserve"> reformulado, pasando a ser representado por </w:t>
        </w:r>
        <w:proofErr w:type="spellStart"/>
        <w:r>
          <w:rPr>
            <w:lang w:val="es-ES"/>
          </w:rPr>
          <w:t>uma</w:t>
        </w:r>
        <w:proofErr w:type="spellEnd"/>
        <w:r>
          <w:rPr>
            <w:lang w:val="es-ES"/>
          </w:rPr>
          <w:t xml:space="preserve"> imagen </w:t>
        </w:r>
        <w:proofErr w:type="spellStart"/>
        <w:r>
          <w:rPr>
            <w:lang w:val="es-ES"/>
          </w:rPr>
          <w:t>interativa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com</w:t>
        </w:r>
        <w:proofErr w:type="spellEnd"/>
        <w:r>
          <w:rPr>
            <w:lang w:val="es-ES"/>
          </w:rPr>
          <w:t xml:space="preserve"> o logotipo do </w:t>
        </w:r>
        <w:proofErr w:type="spellStart"/>
        <w:r>
          <w:rPr>
            <w:lang w:val="es-ES"/>
          </w:rPr>
          <w:t>Jardim</w:t>
        </w:r>
      </w:ins>
      <w:proofErr w:type="spellEnd"/>
      <w:ins w:id="281" w:author="David das Neves" w:date="2025-09-03T18:31:00Z" w16du:dateUtc="2025-09-03T17:31:00Z"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Infância</w:t>
        </w:r>
        <w:proofErr w:type="spellEnd"/>
        <w:r>
          <w:rPr>
            <w:lang w:val="es-ES"/>
          </w:rPr>
          <w:t xml:space="preserve">. Esta </w:t>
        </w:r>
        <w:proofErr w:type="spellStart"/>
        <w:r>
          <w:rPr>
            <w:lang w:val="es-ES"/>
          </w:rPr>
          <w:t>abordagem</w:t>
        </w:r>
        <w:proofErr w:type="spellEnd"/>
        <w:r>
          <w:rPr>
            <w:lang w:val="es-ES"/>
          </w:rPr>
          <w:t xml:space="preserve"> visa simplificar a interface e </w:t>
        </w:r>
        <w:proofErr w:type="spellStart"/>
        <w:r>
          <w:rPr>
            <w:lang w:val="es-ES"/>
          </w:rPr>
          <w:lastRenderedPageBreak/>
          <w:t>reforçar</w:t>
        </w:r>
        <w:proofErr w:type="spellEnd"/>
        <w:r>
          <w:rPr>
            <w:lang w:val="es-ES"/>
          </w:rPr>
          <w:t xml:space="preserve"> a </w:t>
        </w:r>
        <w:proofErr w:type="spellStart"/>
        <w:r>
          <w:rPr>
            <w:lang w:val="es-ES"/>
          </w:rPr>
          <w:t>identidade</w:t>
        </w:r>
        <w:proofErr w:type="spellEnd"/>
        <w:r>
          <w:rPr>
            <w:lang w:val="es-ES"/>
          </w:rPr>
          <w:t xml:space="preserve"> visual da </w:t>
        </w:r>
        <w:proofErr w:type="spellStart"/>
        <w:r>
          <w:rPr>
            <w:lang w:val="es-ES"/>
          </w:rPr>
          <w:t>instituição</w:t>
        </w:r>
        <w:proofErr w:type="spellEnd"/>
        <w:r>
          <w:rPr>
            <w:lang w:val="es-ES"/>
          </w:rPr>
          <w:t xml:space="preserve">, </w:t>
        </w:r>
        <w:proofErr w:type="spellStart"/>
        <w:r>
          <w:rPr>
            <w:lang w:val="es-ES"/>
          </w:rPr>
          <w:t>promovendo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uma</w:t>
        </w:r>
        <w:proofErr w:type="spellEnd"/>
        <w:r>
          <w:rPr>
            <w:lang w:val="es-ES"/>
          </w:rPr>
          <w:t xml:space="preserve"> experiencia </w:t>
        </w:r>
        <w:proofErr w:type="spellStart"/>
        <w:r>
          <w:rPr>
            <w:lang w:val="es-ES"/>
          </w:rPr>
          <w:t>mais</w:t>
        </w:r>
        <w:proofErr w:type="spellEnd"/>
        <w:r>
          <w:rPr>
            <w:lang w:val="es-ES"/>
          </w:rPr>
          <w:t xml:space="preserve"> intuitiva </w:t>
        </w:r>
        <w:proofErr w:type="gramStart"/>
        <w:r>
          <w:rPr>
            <w:lang w:val="es-ES"/>
          </w:rPr>
          <w:t>e</w:t>
        </w:r>
        <w:proofErr w:type="gramEnd"/>
        <w:r>
          <w:rPr>
            <w:lang w:val="es-ES"/>
          </w:rPr>
          <w:t xml:space="preserve"> emocionalmente envolvente para os uti</w:t>
        </w:r>
      </w:ins>
      <w:ins w:id="282" w:author="David das Neves" w:date="2025-09-03T18:32:00Z" w16du:dateUtc="2025-09-03T17:32:00Z">
        <w:r>
          <w:rPr>
            <w:lang w:val="es-ES"/>
          </w:rPr>
          <w:t>lizadores.</w:t>
        </w:r>
      </w:ins>
    </w:p>
    <w:p w14:paraId="35E895BB" w14:textId="29A1592A" w:rsidR="008C37A8" w:rsidRDefault="008C37A8" w:rsidP="008F65E5">
      <w:pPr>
        <w:rPr>
          <w:ins w:id="283" w:author="David das Neves" w:date="2025-09-03T18:34:00Z" w16du:dateUtc="2025-09-03T17:34:00Z"/>
          <w:lang w:val="es-ES"/>
        </w:rPr>
      </w:pPr>
      <w:ins w:id="284" w:author="David das Neves" w:date="2025-09-03T18:32:00Z" w16du:dateUtc="2025-09-03T17:32:00Z">
        <w:r>
          <w:rPr>
            <w:lang w:val="es-ES"/>
          </w:rPr>
          <w:t xml:space="preserve">A </w:t>
        </w:r>
        <w:proofErr w:type="spellStart"/>
        <w:r>
          <w:rPr>
            <w:lang w:val="es-ES"/>
          </w:rPr>
          <w:t>imagemfunciona</w:t>
        </w:r>
        <w:proofErr w:type="spellEnd"/>
        <w:r>
          <w:rPr>
            <w:lang w:val="es-ES"/>
          </w:rPr>
          <w:t xml:space="preserve"> como elemento central de </w:t>
        </w:r>
        <w:proofErr w:type="spellStart"/>
        <w:r>
          <w:rPr>
            <w:lang w:val="es-ES"/>
          </w:rPr>
          <w:t>navegação</w:t>
        </w:r>
        <w:proofErr w:type="spellEnd"/>
        <w:r>
          <w:rPr>
            <w:lang w:val="es-ES"/>
          </w:rPr>
          <w:t xml:space="preserve">, </w:t>
        </w:r>
        <w:proofErr w:type="spellStart"/>
        <w:r>
          <w:rPr>
            <w:lang w:val="es-ES"/>
          </w:rPr>
          <w:t>permitindo</w:t>
        </w:r>
        <w:proofErr w:type="spellEnd"/>
        <w:r>
          <w:rPr>
            <w:lang w:val="es-ES"/>
          </w:rPr>
          <w:t xml:space="preserve"> o </w:t>
        </w:r>
        <w:proofErr w:type="spellStart"/>
        <w:r>
          <w:rPr>
            <w:lang w:val="es-ES"/>
          </w:rPr>
          <w:t>acesso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às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principais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seções</w:t>
        </w:r>
        <w:proofErr w:type="spellEnd"/>
        <w:r>
          <w:rPr>
            <w:lang w:val="es-ES"/>
          </w:rPr>
          <w:t xml:space="preserve"> do </w:t>
        </w:r>
        <w:proofErr w:type="spellStart"/>
        <w:r>
          <w:rPr>
            <w:lang w:val="es-ES"/>
          </w:rPr>
          <w:t>website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através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interações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visuais</w:t>
        </w:r>
        <w:proofErr w:type="spellEnd"/>
        <w:r>
          <w:rPr>
            <w:lang w:val="es-ES"/>
          </w:rPr>
          <w:t xml:space="preserve"> dis</w:t>
        </w:r>
      </w:ins>
      <w:ins w:id="285" w:author="David das Neves" w:date="2025-09-03T18:33:00Z" w16du:dateUtc="2025-09-03T17:33:00Z">
        <w:r>
          <w:rPr>
            <w:lang w:val="es-ES"/>
          </w:rPr>
          <w:t xml:space="preserve">cretas e </w:t>
        </w:r>
        <w:proofErr w:type="spellStart"/>
        <w:r>
          <w:rPr>
            <w:lang w:val="es-ES"/>
          </w:rPr>
          <w:t>eficazes</w:t>
        </w:r>
        <w:proofErr w:type="spellEnd"/>
        <w:r>
          <w:rPr>
            <w:lang w:val="es-ES"/>
          </w:rPr>
          <w:t xml:space="preserve">. A </w:t>
        </w:r>
        <w:proofErr w:type="spellStart"/>
        <w:r>
          <w:rPr>
            <w:lang w:val="es-ES"/>
          </w:rPr>
          <w:t>implementação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foi</w:t>
        </w:r>
        <w:proofErr w:type="spellEnd"/>
        <w:r>
          <w:rPr>
            <w:lang w:val="es-ES"/>
          </w:rPr>
          <w:t xml:space="preserve"> realizada </w:t>
        </w:r>
        <w:proofErr w:type="spellStart"/>
        <w:r>
          <w:rPr>
            <w:lang w:val="es-ES"/>
          </w:rPr>
          <w:t>com</w:t>
        </w:r>
        <w:proofErr w:type="spellEnd"/>
        <w:r>
          <w:rPr>
            <w:lang w:val="es-ES"/>
          </w:rPr>
          <w:t xml:space="preserve"> recurso a HTML e CSS, </w:t>
        </w:r>
        <w:proofErr w:type="spellStart"/>
        <w:r>
          <w:rPr>
            <w:lang w:val="es-ES"/>
          </w:rPr>
          <w:t>garantindo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responsividade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através</w:t>
        </w:r>
        <w:proofErr w:type="spellEnd"/>
        <w:r>
          <w:rPr>
            <w:lang w:val="es-ES"/>
          </w:rPr>
          <w:t xml:space="preserve"> de media </w:t>
        </w:r>
        <w:proofErr w:type="spellStart"/>
        <w:r>
          <w:rPr>
            <w:lang w:val="es-ES"/>
          </w:rPr>
          <w:t>queries</w:t>
        </w:r>
        <w:proofErr w:type="spellEnd"/>
        <w:r>
          <w:rPr>
            <w:lang w:val="es-ES"/>
          </w:rPr>
          <w:t xml:space="preserve">, que </w:t>
        </w:r>
        <w:proofErr w:type="spellStart"/>
        <w:r>
          <w:rPr>
            <w:lang w:val="es-ES"/>
          </w:rPr>
          <w:t>adaptam</w:t>
        </w:r>
        <w:proofErr w:type="spellEnd"/>
        <w:r>
          <w:rPr>
            <w:lang w:val="es-ES"/>
          </w:rPr>
          <w:t xml:space="preserve"> o </w:t>
        </w:r>
        <w:proofErr w:type="spellStart"/>
        <w:r>
          <w:rPr>
            <w:lang w:val="es-ES"/>
          </w:rPr>
          <w:t>posicionamento</w:t>
        </w:r>
        <w:proofErr w:type="spellEnd"/>
        <w:r>
          <w:rPr>
            <w:lang w:val="es-ES"/>
          </w:rPr>
          <w:t xml:space="preserve"> e o tamaño do logotipo </w:t>
        </w:r>
        <w:proofErr w:type="spellStart"/>
        <w:r>
          <w:rPr>
            <w:lang w:val="es-ES"/>
          </w:rPr>
          <w:t>consoa</w:t>
        </w:r>
      </w:ins>
      <w:ins w:id="286" w:author="David das Neves" w:date="2025-09-03T18:34:00Z" w16du:dateUtc="2025-09-03T17:34:00Z">
        <w:r>
          <w:rPr>
            <w:lang w:val="es-ES"/>
          </w:rPr>
          <w:t>nte</w:t>
        </w:r>
        <w:proofErr w:type="spellEnd"/>
        <w:r>
          <w:rPr>
            <w:lang w:val="es-ES"/>
          </w:rPr>
          <w:t xml:space="preserve"> o dispositivo utilizado.</w:t>
        </w:r>
      </w:ins>
    </w:p>
    <w:p w14:paraId="31EC645C" w14:textId="57EDBFD0" w:rsidR="008C37A8" w:rsidRDefault="008C37A8" w:rsidP="008F65E5">
      <w:pPr>
        <w:rPr>
          <w:lang w:val="es-ES"/>
        </w:rPr>
      </w:pPr>
      <w:ins w:id="287" w:author="David das Neves" w:date="2025-09-03T18:34:00Z" w16du:dateUtc="2025-09-03T17:34:00Z">
        <w:r>
          <w:rPr>
            <w:lang w:val="es-ES"/>
          </w:rPr>
          <w:t xml:space="preserve">Esta </w:t>
        </w:r>
        <w:proofErr w:type="spellStart"/>
        <w:r>
          <w:rPr>
            <w:lang w:val="es-ES"/>
          </w:rPr>
          <w:t>solução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substitui</w:t>
        </w:r>
        <w:proofErr w:type="spellEnd"/>
        <w:r>
          <w:rPr>
            <w:lang w:val="es-ES"/>
          </w:rPr>
          <w:t xml:space="preserve"> o menú tradicional </w:t>
        </w:r>
        <w:proofErr w:type="spellStart"/>
        <w:r>
          <w:rPr>
            <w:lang w:val="es-ES"/>
          </w:rPr>
          <w:t>com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botões</w:t>
        </w:r>
        <w:proofErr w:type="spellEnd"/>
        <w:r>
          <w:rPr>
            <w:lang w:val="es-ES"/>
          </w:rPr>
          <w:t xml:space="preserve"> e </w:t>
        </w:r>
        <w:proofErr w:type="spellStart"/>
        <w:r>
          <w:rPr>
            <w:lang w:val="es-ES"/>
          </w:rPr>
          <w:t>transições</w:t>
        </w:r>
        <w:proofErr w:type="spellEnd"/>
        <w:r>
          <w:rPr>
            <w:lang w:val="es-ES"/>
          </w:rPr>
          <w:t xml:space="preserve">, apostando </w:t>
        </w:r>
        <w:proofErr w:type="spellStart"/>
        <w:r>
          <w:rPr>
            <w:lang w:val="es-ES"/>
          </w:rPr>
          <w:t>numa</w:t>
        </w:r>
        <w:proofErr w:type="spellEnd"/>
        <w:r>
          <w:rPr>
            <w:lang w:val="es-ES"/>
          </w:rPr>
          <w:t xml:space="preserve"> estética </w:t>
        </w:r>
        <w:proofErr w:type="spellStart"/>
        <w:r>
          <w:rPr>
            <w:lang w:val="es-ES"/>
          </w:rPr>
          <w:t>mais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limpa</w:t>
        </w:r>
        <w:proofErr w:type="spellEnd"/>
        <w:r>
          <w:rPr>
            <w:lang w:val="es-ES"/>
          </w:rPr>
          <w:t xml:space="preserve"> e simbólica, </w:t>
        </w:r>
        <w:proofErr w:type="spellStart"/>
        <w:r>
          <w:rPr>
            <w:lang w:val="es-ES"/>
          </w:rPr>
          <w:t>alinhada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com</w:t>
        </w:r>
        <w:proofErr w:type="spellEnd"/>
        <w:r>
          <w:rPr>
            <w:lang w:val="es-ES"/>
          </w:rPr>
          <w:t xml:space="preserve"> o público </w:t>
        </w:r>
        <w:proofErr w:type="spellStart"/>
        <w:r>
          <w:rPr>
            <w:lang w:val="es-ES"/>
          </w:rPr>
          <w:t>alvo</w:t>
        </w:r>
        <w:proofErr w:type="spellEnd"/>
        <w:r>
          <w:rPr>
            <w:lang w:val="es-ES"/>
          </w:rPr>
          <w:t xml:space="preserve"> do site, as </w:t>
        </w:r>
        <w:proofErr w:type="spellStart"/>
        <w:r>
          <w:rPr>
            <w:lang w:val="es-ES"/>
          </w:rPr>
          <w:t>famílias</w:t>
        </w:r>
      </w:ins>
      <w:proofErr w:type="spellEnd"/>
      <w:ins w:id="288" w:author="David das Neves" w:date="2025-09-03T18:35:00Z" w16du:dateUtc="2025-09-03T17:35:00Z">
        <w:r>
          <w:rPr>
            <w:lang w:val="es-ES"/>
          </w:rPr>
          <w:t xml:space="preserve"> e </w:t>
        </w:r>
        <w:proofErr w:type="spellStart"/>
        <w:r>
          <w:rPr>
            <w:lang w:val="es-ES"/>
          </w:rPr>
          <w:t>crianças</w:t>
        </w:r>
        <w:proofErr w:type="spellEnd"/>
        <w:r>
          <w:rPr>
            <w:lang w:val="es-ES"/>
          </w:rPr>
          <w:t xml:space="preserve">. A </w:t>
        </w:r>
        <w:proofErr w:type="spellStart"/>
        <w:r>
          <w:rPr>
            <w:lang w:val="es-ES"/>
          </w:rPr>
          <w:t>navegação</w:t>
        </w:r>
        <w:proofErr w:type="spellEnd"/>
        <w:r>
          <w:rPr>
            <w:lang w:val="es-ES"/>
          </w:rPr>
          <w:t xml:space="preserve"> continua </w:t>
        </w:r>
        <w:proofErr w:type="spellStart"/>
        <w:r>
          <w:rPr>
            <w:lang w:val="es-ES"/>
          </w:rPr>
          <w:t>acessível</w:t>
        </w:r>
        <w:proofErr w:type="spellEnd"/>
        <w:r>
          <w:rPr>
            <w:lang w:val="es-ES"/>
          </w:rPr>
          <w:t xml:space="preserve"> e funcional, </w:t>
        </w:r>
        <w:proofErr w:type="spellStart"/>
        <w:r>
          <w:rPr>
            <w:lang w:val="es-ES"/>
          </w:rPr>
          <w:t>mantendo</w:t>
        </w:r>
        <w:proofErr w:type="spellEnd"/>
        <w:r>
          <w:rPr>
            <w:lang w:val="es-ES"/>
          </w:rPr>
          <w:t xml:space="preserve"> os principios de </w:t>
        </w:r>
        <w:proofErr w:type="spellStart"/>
        <w:r>
          <w:rPr>
            <w:lang w:val="es-ES"/>
          </w:rPr>
          <w:t>usabilidade</w:t>
        </w:r>
        <w:proofErr w:type="spellEnd"/>
        <w:r>
          <w:rPr>
            <w:lang w:val="es-ES"/>
          </w:rPr>
          <w:t xml:space="preserve"> e </w:t>
        </w:r>
        <w:proofErr w:type="spellStart"/>
        <w:r>
          <w:rPr>
            <w:lang w:val="es-ES"/>
          </w:rPr>
          <w:t>acessibilidade</w:t>
        </w:r>
        <w:proofErr w:type="spellEnd"/>
        <w:r>
          <w:rPr>
            <w:lang w:val="es-ES"/>
          </w:rPr>
          <w:t xml:space="preserve"> definidos </w:t>
        </w:r>
        <w:proofErr w:type="spellStart"/>
        <w:r>
          <w:rPr>
            <w:lang w:val="es-ES"/>
          </w:rPr>
          <w:t>nas</w:t>
        </w:r>
        <w:proofErr w:type="spellEnd"/>
        <w:r>
          <w:rPr>
            <w:lang w:val="es-ES"/>
          </w:rPr>
          <w:t xml:space="preserve"> boas </w:t>
        </w:r>
        <w:proofErr w:type="spellStart"/>
        <w:r>
          <w:rPr>
            <w:lang w:val="es-ES"/>
          </w:rPr>
          <w:t>práticas</w:t>
        </w:r>
        <w:proofErr w:type="spellEnd"/>
        <w:r>
          <w:rPr>
            <w:lang w:val="es-ES"/>
          </w:rPr>
          <w:t xml:space="preserve"> de </w:t>
        </w:r>
        <w:proofErr w:type="spellStart"/>
        <w:r>
          <w:rPr>
            <w:lang w:val="es-ES"/>
          </w:rPr>
          <w:t>desenvolvimento</w:t>
        </w:r>
        <w:proofErr w:type="spellEnd"/>
        <w:r>
          <w:rPr>
            <w:lang w:val="es-ES"/>
          </w:rPr>
          <w:t xml:space="preserve"> web (Kumar &amp; Singh, 2022)</w:t>
        </w:r>
      </w:ins>
      <w:ins w:id="289" w:author="David das Neves" w:date="2025-09-03T18:36:00Z" w16du:dateUtc="2025-09-03T17:36:00Z">
        <w:r>
          <w:rPr>
            <w:lang w:val="es-ES"/>
          </w:rPr>
          <w:t>.</w:t>
        </w:r>
      </w:ins>
    </w:p>
    <w:p w14:paraId="40D45699" w14:textId="2C531DCC" w:rsidR="008F65E5" w:rsidDel="008C37A8" w:rsidRDefault="008F65E5" w:rsidP="008F65E5">
      <w:pPr>
        <w:rPr>
          <w:del w:id="290" w:author="David das Neves" w:date="2025-09-03T18:30:00Z" w16du:dateUtc="2025-09-03T17:30:00Z"/>
          <w:lang w:val="es-ES"/>
        </w:rPr>
      </w:pPr>
      <w:del w:id="291" w:author="David das Neves" w:date="2025-09-03T18:30:00Z" w16du:dateUtc="2025-09-03T17:30:00Z">
        <w:r w:rsidDel="008C37A8">
          <w:rPr>
            <w:lang w:val="es-ES"/>
          </w:rPr>
          <w:delText>O menu de navegação foi concebido de forma responsiva, adaptando-se a diferentes tamanhos de ecrã através de media queries. Nos dispositivos móveis, o menu é apresentado como uma barra lateral deslizante, enquanto que em ecrãs de maiores dimensões surge centralizado, com um fundo arredondado e sombra, promovendo uma navegação intuitiva (Kumar e Singh, 2022). As ligações do menu incluem efeitos de transição e alteração de cor ao passar o cursor, melhorando a interatividade.</w:delText>
        </w:r>
      </w:del>
    </w:p>
    <w:p w14:paraId="2D0AF995" w14:textId="69A85176" w:rsidR="008F65E5" w:rsidRDefault="008F65E5" w:rsidP="008F65E5">
      <w:pPr>
        <w:rPr>
          <w:ins w:id="292" w:author="David das Neves" w:date="2025-09-04T16:32:00Z" w16du:dateUtc="2025-09-04T15:32:00Z"/>
          <w:lang w:val="es-ES"/>
        </w:rPr>
      </w:pPr>
      <w:proofErr w:type="spellStart"/>
      <w:r>
        <w:rPr>
          <w:lang w:val="es-ES"/>
        </w:rPr>
        <w:t>Foram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ainda</w:t>
      </w:r>
      <w:proofErr w:type="spellEnd"/>
      <w:r>
        <w:rPr>
          <w:lang w:val="es-ES"/>
        </w:rPr>
        <w:t xml:space="preserve"> definidos estilos específicos para </w:t>
      </w:r>
      <w:proofErr w:type="spellStart"/>
      <w:r>
        <w:rPr>
          <w:lang w:val="es-ES"/>
        </w:rPr>
        <w:t>botões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interação</w:t>
      </w:r>
      <w:proofErr w:type="spellEnd"/>
      <w:r>
        <w:rPr>
          <w:lang w:val="es-ES"/>
        </w:rPr>
        <w:t xml:space="preserve">, como os </w:t>
      </w:r>
      <w:proofErr w:type="spellStart"/>
      <w:r>
        <w:rPr>
          <w:lang w:val="es-ES"/>
        </w:rPr>
        <w:t>botões</w:t>
      </w:r>
      <w:proofErr w:type="spellEnd"/>
      <w:r>
        <w:rPr>
          <w:lang w:val="es-ES"/>
        </w:rPr>
        <w:t xml:space="preserve"> de idioma e de </w:t>
      </w:r>
      <w:proofErr w:type="spellStart"/>
      <w:r>
        <w:rPr>
          <w:lang w:val="es-ES"/>
        </w:rPr>
        <w:t>confirmação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cores</w:t>
      </w:r>
      <w:proofErr w:type="spellEnd"/>
      <w:r>
        <w:rPr>
          <w:lang w:val="es-ES"/>
        </w:rPr>
        <w:t xml:space="preserve"> suaves, cantos </w:t>
      </w:r>
      <w:proofErr w:type="spellStart"/>
      <w:r>
        <w:rPr>
          <w:lang w:val="es-ES"/>
        </w:rPr>
        <w:t>arredondados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efeitos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hover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as</w:t>
      </w:r>
      <w:ins w:id="293" w:author="David das Neves" w:date="2025-09-04T16:22:00Z" w16du:dateUtc="2025-09-04T15:22:00Z">
        <w:r w:rsidR="00DD1AC1">
          <w:rPr>
            <w:lang w:val="es-ES"/>
          </w:rPr>
          <w:t>s</w:t>
        </w:r>
      </w:ins>
      <w:r>
        <w:rPr>
          <w:lang w:val="es-ES"/>
        </w:rPr>
        <w:t>egurando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de utilizador </w:t>
      </w:r>
      <w:proofErr w:type="spellStart"/>
      <w:r>
        <w:rPr>
          <w:lang w:val="es-ES"/>
        </w:rPr>
        <w:t>acessível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agradável</w:t>
      </w:r>
      <w:proofErr w:type="spellEnd"/>
      <w:r>
        <w:rPr>
          <w:lang w:val="es-ES"/>
        </w:rPr>
        <w:t xml:space="preserve">. A </w:t>
      </w:r>
      <w:proofErr w:type="spellStart"/>
      <w:r>
        <w:rPr>
          <w:lang w:val="es-ES"/>
        </w:rPr>
        <w:t>mascote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interativa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posicionada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recurso a propriedades de </w:t>
      </w:r>
      <w:proofErr w:type="spellStart"/>
      <w:r>
        <w:rPr>
          <w:lang w:val="es-ES"/>
        </w:rPr>
        <w:t>posicionamento</w:t>
      </w:r>
      <w:proofErr w:type="spellEnd"/>
      <w:r>
        <w:rPr>
          <w:lang w:val="es-ES"/>
        </w:rPr>
        <w:t xml:space="preserve"> absoluto e </w:t>
      </w:r>
      <w:proofErr w:type="spellStart"/>
      <w:r>
        <w:rPr>
          <w:lang w:val="es-ES"/>
        </w:rPr>
        <w:t>acompanhado</w:t>
      </w:r>
      <w:proofErr w:type="spellEnd"/>
      <w:r>
        <w:rPr>
          <w:lang w:val="es-ES"/>
        </w:rPr>
        <w:t xml:space="preserve"> por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caixa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mensagem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sombra e </w:t>
      </w:r>
      <w:proofErr w:type="spellStart"/>
      <w:r>
        <w:rPr>
          <w:lang w:val="es-ES"/>
        </w:rPr>
        <w:t>transições</w:t>
      </w:r>
      <w:proofErr w:type="spellEnd"/>
      <w:r>
        <w:rPr>
          <w:lang w:val="es-ES"/>
        </w:rPr>
        <w:t xml:space="preserve"> suaves, </w:t>
      </w:r>
      <w:proofErr w:type="spellStart"/>
      <w:r>
        <w:rPr>
          <w:lang w:val="es-ES"/>
        </w:rPr>
        <w:t>reforçando</w:t>
      </w:r>
      <w:proofErr w:type="spellEnd"/>
      <w:r>
        <w:rPr>
          <w:lang w:val="es-ES"/>
        </w:rPr>
        <w:t xml:space="preserve"> o carácter lúdico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educativo do site</w:t>
      </w:r>
      <w:del w:id="294" w:author="David das Neves" w:date="2025-09-04T16:31:00Z" w16du:dateUtc="2025-09-04T15:31:00Z">
        <w:r w:rsidDel="00F65AE1">
          <w:rPr>
            <w:lang w:val="es-ES"/>
          </w:rPr>
          <w:delText xml:space="preserve"> (Suman, 20</w:delText>
        </w:r>
      </w:del>
      <w:del w:id="295" w:author="David das Neves" w:date="2025-09-04T16:30:00Z" w16du:dateUtc="2025-09-04T15:30:00Z">
        <w:r w:rsidDel="00F65AE1">
          <w:rPr>
            <w:lang w:val="es-ES"/>
          </w:rPr>
          <w:delText>25)</w:delText>
        </w:r>
      </w:del>
      <w:r>
        <w:rPr>
          <w:lang w:val="es-ES"/>
        </w:rPr>
        <w:t>.</w:t>
      </w:r>
    </w:p>
    <w:p w14:paraId="2DB238AA" w14:textId="02C51AAD" w:rsidR="00F65AE1" w:rsidRDefault="00F65AE1" w:rsidP="008F65E5">
      <w:pPr>
        <w:rPr>
          <w:lang w:val="es-ES"/>
        </w:rPr>
      </w:pPr>
      <w:ins w:id="296" w:author="David das Neves" w:date="2025-09-04T16:32:00Z" w16du:dateUtc="2025-09-04T15:32:00Z">
        <w:r>
          <w:rPr>
            <w:lang w:val="es-ES"/>
          </w:rPr>
          <w:t xml:space="preserve">Segundo Abreu et al. (2025), o </w:t>
        </w:r>
        <w:proofErr w:type="spellStart"/>
        <w:r>
          <w:rPr>
            <w:lang w:val="es-ES"/>
          </w:rPr>
          <w:t>desenvolvimento</w:t>
        </w:r>
        <w:proofErr w:type="spellEnd"/>
        <w:r>
          <w:rPr>
            <w:lang w:val="es-ES"/>
          </w:rPr>
          <w:t xml:space="preserve"> de sistemas web </w:t>
        </w:r>
        <w:proofErr w:type="spellStart"/>
        <w:r>
          <w:rPr>
            <w:lang w:val="es-ES"/>
          </w:rPr>
          <w:t>eficazes</w:t>
        </w:r>
        <w:proofErr w:type="spellEnd"/>
        <w:r>
          <w:rPr>
            <w:lang w:val="es-ES"/>
          </w:rPr>
          <w:t xml:space="preserve"> exige </w:t>
        </w:r>
        <w:proofErr w:type="spellStart"/>
        <w:r>
          <w:rPr>
            <w:lang w:val="es-ES"/>
          </w:rPr>
          <w:t>uma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combinação</w:t>
        </w:r>
        <w:proofErr w:type="spellEnd"/>
        <w:r>
          <w:rPr>
            <w:lang w:val="es-ES"/>
          </w:rPr>
          <w:t xml:space="preserve"> entre dominio técnico, </w:t>
        </w:r>
        <w:proofErr w:type="spellStart"/>
        <w:r>
          <w:rPr>
            <w:lang w:val="es-ES"/>
          </w:rPr>
          <w:t>sensibilidade</w:t>
        </w:r>
        <w:proofErr w:type="spellEnd"/>
        <w:r>
          <w:rPr>
            <w:lang w:val="es-ES"/>
          </w:rPr>
          <w:t xml:space="preserve"> social e </w:t>
        </w:r>
        <w:proofErr w:type="spellStart"/>
        <w:r>
          <w:rPr>
            <w:lang w:val="es-ES"/>
          </w:rPr>
          <w:t>adoção</w:t>
        </w:r>
        <w:proofErr w:type="spellEnd"/>
        <w:r>
          <w:rPr>
            <w:lang w:val="es-ES"/>
          </w:rPr>
          <w:t xml:space="preserve"> de boas </w:t>
        </w:r>
        <w:proofErr w:type="spellStart"/>
        <w:r>
          <w:rPr>
            <w:lang w:val="es-ES"/>
          </w:rPr>
          <w:t>práticas</w:t>
        </w:r>
        <w:proofErr w:type="spellEnd"/>
        <w:r>
          <w:rPr>
            <w:lang w:val="es-ES"/>
          </w:rPr>
          <w:t xml:space="preserve">, destacando-se </w:t>
        </w:r>
      </w:ins>
      <w:ins w:id="297" w:author="David das Neves" w:date="2025-09-04T16:33:00Z" w16du:dateUtc="2025-09-04T15:33:00Z">
        <w:r>
          <w:rPr>
            <w:lang w:val="es-ES"/>
          </w:rPr>
          <w:t xml:space="preserve">a </w:t>
        </w:r>
        <w:proofErr w:type="spellStart"/>
        <w:r>
          <w:rPr>
            <w:lang w:val="es-ES"/>
          </w:rPr>
          <w:t>modularidade</w:t>
        </w:r>
        <w:proofErr w:type="spellEnd"/>
        <w:r>
          <w:rPr>
            <w:lang w:val="es-ES"/>
          </w:rPr>
          <w:t xml:space="preserve">, </w:t>
        </w:r>
        <w:proofErr w:type="spellStart"/>
        <w:r>
          <w:rPr>
            <w:lang w:val="es-ES"/>
          </w:rPr>
          <w:t>acessibilidade</w:t>
        </w:r>
        <w:proofErr w:type="spellEnd"/>
        <w:r>
          <w:rPr>
            <w:lang w:val="es-ES"/>
          </w:rPr>
          <w:t xml:space="preserve"> e </w:t>
        </w:r>
        <w:proofErr w:type="spellStart"/>
        <w:r>
          <w:rPr>
            <w:lang w:val="es-ES"/>
          </w:rPr>
          <w:t>reutilização</w:t>
        </w:r>
        <w:proofErr w:type="spellEnd"/>
        <w:r>
          <w:rPr>
            <w:lang w:val="es-ES"/>
          </w:rPr>
          <w:t xml:space="preserve"> de componentes como pilares </w:t>
        </w:r>
        <w:proofErr w:type="spellStart"/>
        <w:r>
          <w:rPr>
            <w:lang w:val="es-ES"/>
          </w:rPr>
          <w:t>fundamentais</w:t>
        </w:r>
        <w:proofErr w:type="spellEnd"/>
        <w:r>
          <w:rPr>
            <w:lang w:val="es-ES"/>
          </w:rPr>
          <w:t xml:space="preserve"> da </w:t>
        </w:r>
        <w:proofErr w:type="spellStart"/>
        <w:r>
          <w:rPr>
            <w:lang w:val="es-ES"/>
          </w:rPr>
          <w:t>qualidade</w:t>
        </w:r>
        <w:proofErr w:type="spellEnd"/>
        <w:r>
          <w:rPr>
            <w:lang w:val="es-ES"/>
          </w:rPr>
          <w:t xml:space="preserve"> digital. Esta </w:t>
        </w:r>
        <w:proofErr w:type="spellStart"/>
        <w:r>
          <w:rPr>
            <w:lang w:val="es-ES"/>
          </w:rPr>
          <w:t>abordagem</w:t>
        </w:r>
        <w:proofErr w:type="spellEnd"/>
        <w:r>
          <w:rPr>
            <w:lang w:val="es-ES"/>
          </w:rPr>
          <w:t xml:space="preserve"> é particularmente relevante em contextos educativos, onde a clareza da </w:t>
        </w:r>
      </w:ins>
      <w:ins w:id="298" w:author="David das Neves" w:date="2025-09-04T16:34:00Z" w16du:dateUtc="2025-09-04T15:34:00Z">
        <w:r>
          <w:rPr>
            <w:lang w:val="es-ES"/>
          </w:rPr>
          <w:t xml:space="preserve">interface e a incluso </w:t>
        </w:r>
        <w:proofErr w:type="spellStart"/>
        <w:r>
          <w:rPr>
            <w:lang w:val="es-ES"/>
          </w:rPr>
          <w:t>são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essenciais</w:t>
        </w:r>
        <w:proofErr w:type="spellEnd"/>
        <w:r>
          <w:rPr>
            <w:lang w:val="es-ES"/>
          </w:rPr>
          <w:t xml:space="preserve"> para garantir </w:t>
        </w:r>
        <w:proofErr w:type="spellStart"/>
        <w:r>
          <w:rPr>
            <w:lang w:val="es-ES"/>
          </w:rPr>
          <w:t>uma</w:t>
        </w:r>
        <w:proofErr w:type="spellEnd"/>
        <w:r>
          <w:rPr>
            <w:lang w:val="es-ES"/>
          </w:rPr>
          <w:t xml:space="preserve"> experiencia positiva para todos os utilizadores.</w:t>
        </w:r>
      </w:ins>
    </w:p>
    <w:p w14:paraId="1915A658" w14:textId="77777777" w:rsidR="008F65E5" w:rsidDel="008C37A8" w:rsidRDefault="008F65E5" w:rsidP="008F65E5">
      <w:pPr>
        <w:rPr>
          <w:del w:id="299" w:author="David das Neves" w:date="2025-09-03T18:38:00Z" w16du:dateUtc="2025-09-03T17:38:00Z"/>
          <w:lang w:val="es-ES"/>
        </w:rPr>
      </w:pPr>
      <w:proofErr w:type="spellStart"/>
      <w:r>
        <w:rPr>
          <w:lang w:val="es-ES"/>
        </w:rPr>
        <w:t>Nas</w:t>
      </w:r>
      <w:proofErr w:type="spellEnd"/>
      <w:r>
        <w:rPr>
          <w:lang w:val="es-ES"/>
        </w:rPr>
        <w:t xml:space="preserve"> páginas de </w:t>
      </w:r>
      <w:proofErr w:type="spellStart"/>
      <w:r>
        <w:rPr>
          <w:lang w:val="es-ES"/>
        </w:rPr>
        <w:t>inscrição</w:t>
      </w:r>
      <w:proofErr w:type="spellEnd"/>
      <w:r>
        <w:rPr>
          <w:lang w:val="es-ES"/>
        </w:rPr>
        <w:t xml:space="preserve"> e contactos, os </w:t>
      </w:r>
      <w:proofErr w:type="spellStart"/>
      <w:r>
        <w:rPr>
          <w:lang w:val="es-ES"/>
        </w:rPr>
        <w:t>formulários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foram</w:t>
      </w:r>
      <w:proofErr w:type="spellEnd"/>
      <w:r>
        <w:rPr>
          <w:lang w:val="es-ES"/>
        </w:rPr>
        <w:t xml:space="preserve"> estilizados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campos de entrada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áreas de texto de largura </w:t>
      </w:r>
      <w:proofErr w:type="spellStart"/>
      <w:r>
        <w:rPr>
          <w:lang w:val="es-ES"/>
        </w:rPr>
        <w:t>adaptável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margens</w:t>
      </w:r>
      <w:proofErr w:type="spellEnd"/>
      <w:r>
        <w:rPr>
          <w:lang w:val="es-ES"/>
        </w:rPr>
        <w:t xml:space="preserve"> equilibradas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bordas suaves. Os </w:t>
      </w:r>
      <w:proofErr w:type="spellStart"/>
      <w:r>
        <w:rPr>
          <w:lang w:val="es-ES"/>
        </w:rPr>
        <w:t>botões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envio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foram</w:t>
      </w:r>
      <w:proofErr w:type="spellEnd"/>
      <w:r>
        <w:rPr>
          <w:lang w:val="es-ES"/>
        </w:rPr>
        <w:t xml:space="preserve"> destacados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cores</w:t>
      </w:r>
      <w:proofErr w:type="spellEnd"/>
      <w:r>
        <w:rPr>
          <w:lang w:val="es-ES"/>
        </w:rPr>
        <w:t xml:space="preserve"> contra</w:t>
      </w:r>
      <w:del w:id="300" w:author="David das Neves" w:date="2025-09-04T16:22:00Z" w16du:dateUtc="2025-09-04T15:22:00Z">
        <w:r w:rsidDel="00DD1AC1">
          <w:rPr>
            <w:lang w:val="es-ES"/>
          </w:rPr>
          <w:delText>n</w:delText>
        </w:r>
      </w:del>
      <w:r>
        <w:rPr>
          <w:lang w:val="es-ES"/>
        </w:rPr>
        <w:t xml:space="preserve">stantes e </w:t>
      </w:r>
      <w:proofErr w:type="spellStart"/>
      <w:r>
        <w:rPr>
          <w:lang w:val="es-ES"/>
        </w:rPr>
        <w:t>efeitos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interação</w:t>
      </w:r>
      <w:proofErr w:type="spellEnd"/>
      <w:r>
        <w:rPr>
          <w:lang w:val="es-ES"/>
        </w:rPr>
        <w:t xml:space="preserve">, incentivando a </w:t>
      </w:r>
      <w:proofErr w:type="spellStart"/>
      <w:r>
        <w:rPr>
          <w:lang w:val="es-ES"/>
        </w:rPr>
        <w:lastRenderedPageBreak/>
        <w:t>participação</w:t>
      </w:r>
      <w:proofErr w:type="spellEnd"/>
      <w:r>
        <w:rPr>
          <w:lang w:val="es-ES"/>
        </w:rPr>
        <w:t xml:space="preserve"> dos utilizadores. A </w:t>
      </w:r>
      <w:proofErr w:type="spellStart"/>
      <w:r>
        <w:rPr>
          <w:lang w:val="es-ES"/>
        </w:rPr>
        <w:t>secção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comentários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organizada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listas estilizadas, </w:t>
      </w:r>
      <w:proofErr w:type="spellStart"/>
      <w:r>
        <w:rPr>
          <w:lang w:val="es-ES"/>
        </w:rPr>
        <w:t>caixas</w:t>
      </w:r>
      <w:proofErr w:type="spellEnd"/>
      <w:r>
        <w:rPr>
          <w:lang w:val="es-ES"/>
        </w:rPr>
        <w:t xml:space="preserve"> de texto e </w:t>
      </w:r>
      <w:proofErr w:type="spellStart"/>
      <w:r>
        <w:rPr>
          <w:lang w:val="es-ES"/>
        </w:rPr>
        <w:t>botões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promovendo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partilha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experiências</w:t>
      </w:r>
      <w:proofErr w:type="spellEnd"/>
      <w:r>
        <w:rPr>
          <w:lang w:val="es-ES"/>
        </w:rPr>
        <w:t xml:space="preserve"> por parte dos </w:t>
      </w:r>
      <w:proofErr w:type="spellStart"/>
      <w:r>
        <w:rPr>
          <w:lang w:val="es-ES"/>
        </w:rPr>
        <w:t>encarregados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educação.</w:t>
      </w:r>
    </w:p>
    <w:p w14:paraId="528B36AC" w14:textId="0981FB67" w:rsidR="008F65E5" w:rsidRDefault="008F65E5" w:rsidP="008F65E5">
      <w:pPr>
        <w:rPr>
          <w:ins w:id="301" w:author="David das Neves" w:date="2025-09-03T18:39:00Z" w16du:dateUtc="2025-09-03T17:39:00Z"/>
          <w:lang w:val="es-ES"/>
        </w:rPr>
      </w:pPr>
      <w:r>
        <w:rPr>
          <w:lang w:val="es-ES"/>
        </w:rPr>
        <w:t>Por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fim</w:t>
      </w:r>
      <w:proofErr w:type="spellEnd"/>
      <w:r>
        <w:rPr>
          <w:lang w:val="es-ES"/>
        </w:rPr>
        <w:t xml:space="preserve">, o uso de media 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permitiu</w:t>
      </w:r>
      <w:proofErr w:type="spellEnd"/>
      <w:r>
        <w:rPr>
          <w:lang w:val="es-ES"/>
        </w:rPr>
        <w:t xml:space="preserve"> adaptar o </w:t>
      </w:r>
      <w:proofErr w:type="spellStart"/>
      <w:r>
        <w:rPr>
          <w:lang w:val="es-ES"/>
        </w:rPr>
        <w:t>layout</w:t>
      </w:r>
      <w:proofErr w:type="spellEnd"/>
      <w:r>
        <w:rPr>
          <w:lang w:val="es-ES"/>
        </w:rPr>
        <w:t xml:space="preserve"> do site a diferentes dispositivos, desde computadores a </w:t>
      </w:r>
      <w:proofErr w:type="spellStart"/>
      <w:r>
        <w:rPr>
          <w:lang w:val="es-ES"/>
        </w:rPr>
        <w:t>tablets</w:t>
      </w:r>
      <w:proofErr w:type="spellEnd"/>
      <w:r>
        <w:rPr>
          <w:lang w:val="es-ES"/>
        </w:rPr>
        <w:t xml:space="preserve"> e smartphones. Elementos como vídeos, </w:t>
      </w:r>
      <w:proofErr w:type="spellStart"/>
      <w:r>
        <w:rPr>
          <w:lang w:val="es-ES"/>
        </w:rPr>
        <w:t>caixas</w:t>
      </w:r>
      <w:proofErr w:type="spellEnd"/>
      <w:r>
        <w:rPr>
          <w:lang w:val="es-ES"/>
        </w:rPr>
        <w:t xml:space="preserve"> de texto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listas de </w:t>
      </w:r>
      <w:proofErr w:type="spellStart"/>
      <w:r>
        <w:rPr>
          <w:lang w:val="es-ES"/>
        </w:rPr>
        <w:t>comentários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ajustam</w:t>
      </w:r>
      <w:proofErr w:type="spellEnd"/>
      <w:r>
        <w:rPr>
          <w:lang w:val="es-ES"/>
        </w:rPr>
        <w:t xml:space="preserve">-se </w:t>
      </w:r>
      <w:proofErr w:type="spellStart"/>
      <w:r>
        <w:rPr>
          <w:lang w:val="es-ES"/>
        </w:rPr>
        <w:t>automaticamente</w:t>
      </w:r>
      <w:proofErr w:type="spellEnd"/>
      <w:r>
        <w:rPr>
          <w:lang w:val="es-ES"/>
        </w:rPr>
        <w:t xml:space="preserve"> à largura do </w:t>
      </w:r>
      <w:proofErr w:type="spellStart"/>
      <w:r>
        <w:rPr>
          <w:lang w:val="es-ES"/>
        </w:rPr>
        <w:t>ecrã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garantindo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fluida e </w:t>
      </w:r>
      <w:proofErr w:type="spellStart"/>
      <w:r>
        <w:rPr>
          <w:lang w:val="es-ES"/>
        </w:rPr>
        <w:t>acessível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qualquer</w:t>
      </w:r>
      <w:proofErr w:type="spellEnd"/>
      <w:r>
        <w:rPr>
          <w:lang w:val="es-ES"/>
        </w:rPr>
        <w:t xml:space="preserve"> contexto. Esta </w:t>
      </w:r>
      <w:proofErr w:type="spellStart"/>
      <w:r>
        <w:rPr>
          <w:lang w:val="es-ES"/>
        </w:rPr>
        <w:t>abordagem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demonstra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preocupação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acessibilidade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qualidade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digital </w:t>
      </w:r>
      <w:proofErr w:type="spellStart"/>
      <w:r>
        <w:rPr>
          <w:lang w:val="es-ES"/>
        </w:rPr>
        <w:t>oferecida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aos</w:t>
      </w:r>
      <w:proofErr w:type="spellEnd"/>
      <w:r>
        <w:rPr>
          <w:lang w:val="es-ES"/>
        </w:rPr>
        <w:t xml:space="preserve"> utilizadores</w:t>
      </w:r>
      <w:ins w:id="302" w:author="David das Neves" w:date="2025-09-03T18:39:00Z" w16du:dateUtc="2025-09-03T17:39:00Z">
        <w:r w:rsidR="008C37A8">
          <w:rPr>
            <w:lang w:val="es-ES"/>
          </w:rPr>
          <w:t xml:space="preserve"> (Figura</w:t>
        </w:r>
      </w:ins>
      <w:ins w:id="303" w:author="David das Neves" w:date="2025-09-03T18:40:00Z" w16du:dateUtc="2025-09-03T17:40:00Z">
        <w:r w:rsidR="008C37A8">
          <w:rPr>
            <w:lang w:val="es-ES"/>
          </w:rPr>
          <w:t>s</w:t>
        </w:r>
      </w:ins>
      <w:ins w:id="304" w:author="David das Neves" w:date="2025-09-03T18:39:00Z" w16du:dateUtc="2025-09-03T17:39:00Z">
        <w:r w:rsidR="008C37A8">
          <w:rPr>
            <w:lang w:val="es-ES"/>
          </w:rPr>
          <w:t xml:space="preserve"> 20).</w:t>
        </w:r>
      </w:ins>
    </w:p>
    <w:p w14:paraId="7FC27C17" w14:textId="39FC0AE2" w:rsidR="008C37A8" w:rsidRDefault="008C37A8" w:rsidP="008F65E5">
      <w:pPr>
        <w:rPr>
          <w:ins w:id="305" w:author="David das Neves" w:date="2025-09-03T18:39:00Z" w16du:dateUtc="2025-09-03T17:39:00Z"/>
          <w:lang w:val="es-ES"/>
        </w:rPr>
      </w:pPr>
      <w:ins w:id="306" w:author="David das Neves" w:date="2025-09-03T18:39:00Z" w16du:dateUtc="2025-09-03T17:39:00Z">
        <w:r w:rsidRPr="008C37A8">
          <w:rPr>
            <w:noProof/>
            <w:lang w:val="es-ES"/>
          </w:rPr>
          <w:drawing>
            <wp:inline distT="0" distB="0" distL="0" distR="0" wp14:anchorId="123EB8A4" wp14:editId="2034CE2A">
              <wp:extent cx="1638300" cy="4113429"/>
              <wp:effectExtent l="0" t="0" r="0" b="1905"/>
              <wp:docPr id="2065326322" name="Picture 1" descr="A screen shot of a computer program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65326322" name="Picture 1" descr="A screen shot of a computer program&#10;&#10;AI-generated content may be incorrect.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41148" cy="41205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BBBD97A" w14:textId="2B956754" w:rsidR="008C37A8" w:rsidRPr="00313E22" w:rsidRDefault="008C37A8" w:rsidP="00B13F6F">
      <w:pPr>
        <w:rPr>
          <w:lang w:val="es-ES"/>
        </w:rPr>
      </w:pPr>
      <w:ins w:id="307" w:author="David das Neves" w:date="2025-09-03T18:40:00Z" w16du:dateUtc="2025-09-03T17:40:00Z">
        <w:r>
          <w:rPr>
            <w:lang w:val="es-ES"/>
          </w:rPr>
          <w:t xml:space="preserve">Figura 20 – Media </w:t>
        </w:r>
        <w:proofErr w:type="spellStart"/>
        <w:r>
          <w:rPr>
            <w:lang w:val="es-ES"/>
          </w:rPr>
          <w:t>querie</w:t>
        </w:r>
        <w:proofErr w:type="spellEnd"/>
        <w:r>
          <w:rPr>
            <w:lang w:val="es-ES"/>
          </w:rPr>
          <w:t xml:space="preserve"> para </w:t>
        </w:r>
        <w:proofErr w:type="spellStart"/>
        <w:r>
          <w:rPr>
            <w:lang w:val="es-ES"/>
          </w:rPr>
          <w:t>estilização</w:t>
        </w:r>
        <w:proofErr w:type="spellEnd"/>
        <w:r>
          <w:rPr>
            <w:lang w:val="es-ES"/>
          </w:rPr>
          <w:t xml:space="preserve"> em smartphones</w:t>
        </w:r>
      </w:ins>
    </w:p>
    <w:p w14:paraId="41BD43B8" w14:textId="5416872C" w:rsidR="008F65E5" w:rsidRDefault="008F65E5" w:rsidP="008F65E5">
      <w:pPr>
        <w:rPr>
          <w:lang w:val="es-ES"/>
        </w:rPr>
      </w:pPr>
      <w:r>
        <w:rPr>
          <w:lang w:val="es-ES"/>
        </w:rPr>
        <w:t xml:space="preserve">No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institucional, a </w:t>
      </w:r>
      <w:proofErr w:type="spellStart"/>
      <w:r>
        <w:rPr>
          <w:lang w:val="es-ES"/>
        </w:rPr>
        <w:t>linguagem</w:t>
      </w:r>
      <w:proofErr w:type="spellEnd"/>
      <w:r>
        <w:rPr>
          <w:lang w:val="es-ES"/>
        </w:rPr>
        <w:t xml:space="preserve"> JavaScript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utilizada para </w:t>
      </w:r>
      <w:proofErr w:type="spellStart"/>
      <w:r>
        <w:rPr>
          <w:lang w:val="es-ES"/>
        </w:rPr>
        <w:t>introduzir</w:t>
      </w:r>
      <w:proofErr w:type="spellEnd"/>
      <w:r>
        <w:rPr>
          <w:lang w:val="es-ES"/>
        </w:rPr>
        <w:t xml:space="preserve"> funcionalidades </w:t>
      </w:r>
      <w:proofErr w:type="spellStart"/>
      <w:r>
        <w:rPr>
          <w:lang w:val="es-ES"/>
        </w:rPr>
        <w:t>interativas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melhorar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do utilizador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dinamizar a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entre os diferentes </w:t>
      </w:r>
      <w:proofErr w:type="spellStart"/>
      <w:r>
        <w:rPr>
          <w:lang w:val="es-ES"/>
        </w:rPr>
        <w:t>conteúdos</w:t>
      </w:r>
      <w:proofErr w:type="spellEnd"/>
      <w:r>
        <w:rPr>
          <w:lang w:val="es-ES"/>
        </w:rPr>
        <w:t xml:space="preserve">. A </w:t>
      </w:r>
      <w:proofErr w:type="spellStart"/>
      <w:r>
        <w:rPr>
          <w:lang w:val="es-ES"/>
        </w:rPr>
        <w:t>sua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aplicação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revelou</w:t>
      </w:r>
      <w:proofErr w:type="spellEnd"/>
      <w:r>
        <w:rPr>
          <w:lang w:val="es-ES"/>
        </w:rPr>
        <w:t xml:space="preserve">-se </w:t>
      </w:r>
      <w:proofErr w:type="spellStart"/>
      <w:r>
        <w:rPr>
          <w:lang w:val="es-ES"/>
        </w:rPr>
        <w:t>es</w:t>
      </w:r>
      <w:ins w:id="308" w:author="David das Neves" w:date="2025-09-03T18:42:00Z" w16du:dateUtc="2025-09-03T17:42:00Z">
        <w:r w:rsidR="00B13F6F">
          <w:rPr>
            <w:lang w:val="es-ES"/>
          </w:rPr>
          <w:t>s</w:t>
        </w:r>
      </w:ins>
      <w:r>
        <w:rPr>
          <w:lang w:val="es-ES"/>
        </w:rPr>
        <w:t>encial</w:t>
      </w:r>
      <w:proofErr w:type="spellEnd"/>
      <w:r>
        <w:rPr>
          <w:lang w:val="es-ES"/>
        </w:rPr>
        <w:t xml:space="preserve"> tanto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vertente</w:t>
      </w:r>
      <w:proofErr w:type="spellEnd"/>
      <w:r>
        <w:rPr>
          <w:lang w:val="es-ES"/>
        </w:rPr>
        <w:t xml:space="preserve"> pública do site como </w:t>
      </w:r>
      <w:proofErr w:type="spellStart"/>
      <w:r>
        <w:rPr>
          <w:lang w:val="es-ES"/>
        </w:rPr>
        <w:t>nas</w:t>
      </w:r>
      <w:proofErr w:type="spellEnd"/>
      <w:r>
        <w:rPr>
          <w:lang w:val="es-ES"/>
        </w:rPr>
        <w:t xml:space="preserve"> áreas reservadas a colaboradores e à </w:t>
      </w:r>
      <w:proofErr w:type="spellStart"/>
      <w:r>
        <w:rPr>
          <w:lang w:val="es-ES"/>
        </w:rPr>
        <w:t>direção</w:t>
      </w:r>
      <w:proofErr w:type="spellEnd"/>
      <w:r>
        <w:rPr>
          <w:lang w:val="es-ES"/>
        </w:rPr>
        <w:t>.</w:t>
      </w:r>
    </w:p>
    <w:p w14:paraId="14DBBE84" w14:textId="6E63EC6C" w:rsidR="008F65E5" w:rsidRDefault="008F65E5" w:rsidP="008F65E5">
      <w:pPr>
        <w:rPr>
          <w:ins w:id="309" w:author="David das Neves" w:date="2025-09-03T18:43:00Z" w16du:dateUtc="2025-09-03T17:43:00Z"/>
          <w:lang w:val="es-ES"/>
        </w:rPr>
      </w:pP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interface pública,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das </w:t>
      </w:r>
      <w:proofErr w:type="spellStart"/>
      <w:r>
        <w:rPr>
          <w:lang w:val="es-ES"/>
        </w:rPr>
        <w:t>principais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implementações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mascote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interativa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desenvolvida</w:t>
      </w:r>
      <w:proofErr w:type="spellEnd"/>
      <w:r>
        <w:rPr>
          <w:lang w:val="es-ES"/>
        </w:rPr>
        <w:t xml:space="preserve"> no </w:t>
      </w:r>
      <w:proofErr w:type="spellStart"/>
      <w:r>
        <w:rPr>
          <w:lang w:val="es-ES"/>
        </w:rPr>
        <w:t>ficheiro</w:t>
      </w:r>
      <w:proofErr w:type="spellEnd"/>
      <w:r>
        <w:rPr>
          <w:lang w:val="es-ES"/>
        </w:rPr>
        <w:t xml:space="preserve"> scripts.js. Esta </w:t>
      </w:r>
      <w:proofErr w:type="spellStart"/>
      <w:r>
        <w:rPr>
          <w:lang w:val="es-ES"/>
        </w:rPr>
        <w:t>funcionalidade</w:t>
      </w:r>
      <w:proofErr w:type="spellEnd"/>
      <w:r>
        <w:rPr>
          <w:lang w:val="es-ES"/>
        </w:rPr>
        <w:t xml:space="preserve"> permite que a </w:t>
      </w:r>
      <w:proofErr w:type="spellStart"/>
      <w:r>
        <w:rPr>
          <w:lang w:val="es-ES"/>
        </w:rPr>
        <w:t>mascote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acompanhe</w:t>
      </w:r>
      <w:proofErr w:type="spellEnd"/>
      <w:r>
        <w:rPr>
          <w:lang w:val="es-ES"/>
        </w:rPr>
        <w:t xml:space="preserve"> o </w:t>
      </w:r>
      <w:r>
        <w:rPr>
          <w:lang w:val="es-ES"/>
        </w:rPr>
        <w:lastRenderedPageBreak/>
        <w:t xml:space="preserve">utilizador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longo do site, </w:t>
      </w:r>
      <w:proofErr w:type="spellStart"/>
      <w:r>
        <w:rPr>
          <w:lang w:val="es-ES"/>
        </w:rPr>
        <w:t>apresentando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mensagens</w:t>
      </w:r>
      <w:proofErr w:type="spellEnd"/>
      <w:r>
        <w:rPr>
          <w:lang w:val="es-ES"/>
        </w:rPr>
        <w:t xml:space="preserve"> explicativas sobre os </w:t>
      </w:r>
      <w:proofErr w:type="gramStart"/>
      <w:r>
        <w:rPr>
          <w:lang w:val="es-ES"/>
        </w:rPr>
        <w:t>diferentes elementos da</w:t>
      </w:r>
      <w:proofErr w:type="gramEnd"/>
      <w:r>
        <w:rPr>
          <w:lang w:val="es-ES"/>
        </w:rPr>
        <w:t xml:space="preserve"> interface. As </w:t>
      </w:r>
      <w:proofErr w:type="spellStart"/>
      <w:r>
        <w:rPr>
          <w:lang w:val="es-ES"/>
        </w:rPr>
        <w:t>mensagens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são</w:t>
      </w:r>
      <w:proofErr w:type="spellEnd"/>
      <w:r>
        <w:rPr>
          <w:lang w:val="es-ES"/>
        </w:rPr>
        <w:t xml:space="preserve"> adaptadas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idioma </w:t>
      </w:r>
      <w:proofErr w:type="spellStart"/>
      <w:r>
        <w:rPr>
          <w:lang w:val="es-ES"/>
        </w:rPr>
        <w:t>selecionado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português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inglês</w:t>
      </w:r>
      <w:proofErr w:type="spellEnd"/>
      <w:r>
        <w:rPr>
          <w:lang w:val="es-ES"/>
        </w:rPr>
        <w:t xml:space="preserve">), </w:t>
      </w:r>
      <w:proofErr w:type="spellStart"/>
      <w:r>
        <w:rPr>
          <w:lang w:val="es-ES"/>
        </w:rPr>
        <w:t>promovendo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assistida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acessível</w:t>
      </w:r>
      <w:proofErr w:type="spellEnd"/>
      <w:r>
        <w:rPr>
          <w:lang w:val="es-ES"/>
        </w:rPr>
        <w:t xml:space="preserve">. A </w:t>
      </w:r>
      <w:proofErr w:type="spellStart"/>
      <w:r>
        <w:rPr>
          <w:lang w:val="es-ES"/>
        </w:rPr>
        <w:t>mascote</w:t>
      </w:r>
      <w:proofErr w:type="spellEnd"/>
      <w:r>
        <w:rPr>
          <w:lang w:val="es-ES"/>
        </w:rPr>
        <w:t xml:space="preserve"> é </w:t>
      </w:r>
      <w:proofErr w:type="spellStart"/>
      <w:r>
        <w:rPr>
          <w:lang w:val="es-ES"/>
        </w:rPr>
        <w:t>ativada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caixa</w:t>
      </w:r>
      <w:proofErr w:type="spellEnd"/>
      <w:r>
        <w:rPr>
          <w:lang w:val="es-ES"/>
        </w:rPr>
        <w:t xml:space="preserve"> de diálogo personalizada, que </w:t>
      </w:r>
      <w:proofErr w:type="spellStart"/>
      <w:r>
        <w:rPr>
          <w:lang w:val="es-ES"/>
        </w:rPr>
        <w:t>questiona</w:t>
      </w:r>
      <w:proofErr w:type="spellEnd"/>
      <w:r>
        <w:rPr>
          <w:lang w:val="es-ES"/>
        </w:rPr>
        <w:t xml:space="preserve"> o utilizador sobre o </w:t>
      </w:r>
      <w:proofErr w:type="spellStart"/>
      <w:r>
        <w:rPr>
          <w:lang w:val="es-ES"/>
        </w:rPr>
        <w:t>seu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interesse</w:t>
      </w:r>
      <w:proofErr w:type="spellEnd"/>
      <w:r>
        <w:rPr>
          <w:lang w:val="es-ES"/>
        </w:rPr>
        <w:t xml:space="preserve"> em </w:t>
      </w:r>
      <w:proofErr w:type="spellStart"/>
      <w:r>
        <w:rPr>
          <w:lang w:val="es-ES"/>
        </w:rPr>
        <w:t>receber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ajuda</w:t>
      </w:r>
      <w:proofErr w:type="spellEnd"/>
      <w:r>
        <w:rPr>
          <w:lang w:val="es-ES"/>
        </w:rPr>
        <w:t xml:space="preserve">, e, mediante </w:t>
      </w:r>
      <w:proofErr w:type="spellStart"/>
      <w:r>
        <w:rPr>
          <w:lang w:val="es-ES"/>
        </w:rPr>
        <w:t>confirmação</w:t>
      </w:r>
      <w:proofErr w:type="spellEnd"/>
      <w:r>
        <w:rPr>
          <w:lang w:val="es-ES"/>
        </w:rPr>
        <w:t xml:space="preserve">, inicia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percurso</w:t>
      </w:r>
      <w:proofErr w:type="spellEnd"/>
      <w:r>
        <w:rPr>
          <w:lang w:val="es-ES"/>
        </w:rPr>
        <w:t xml:space="preserve"> guiado pelos </w:t>
      </w:r>
      <w:proofErr w:type="spellStart"/>
      <w:r>
        <w:rPr>
          <w:lang w:val="es-ES"/>
        </w:rPr>
        <w:t>principais</w:t>
      </w:r>
      <w:proofErr w:type="spellEnd"/>
      <w:r>
        <w:rPr>
          <w:lang w:val="es-ES"/>
        </w:rPr>
        <w:t xml:space="preserve"> elementos da página</w:t>
      </w:r>
      <w:ins w:id="310" w:author="David das Neves" w:date="2025-09-03T18:42:00Z" w16du:dateUtc="2025-09-03T17:42:00Z">
        <w:r w:rsidR="00B13F6F">
          <w:rPr>
            <w:lang w:val="es-ES"/>
          </w:rPr>
          <w:t xml:space="preserve"> </w:t>
        </w:r>
      </w:ins>
      <w:ins w:id="311" w:author="David das Neves" w:date="2025-09-03T18:43:00Z" w16du:dateUtc="2025-09-03T17:43:00Z">
        <w:r w:rsidR="00B13F6F">
          <w:rPr>
            <w:lang w:val="es-ES"/>
          </w:rPr>
          <w:t>(Figuras 21 e 22)</w:t>
        </w:r>
      </w:ins>
      <w:r>
        <w:rPr>
          <w:lang w:val="es-ES"/>
        </w:rPr>
        <w:t>.</w:t>
      </w:r>
    </w:p>
    <w:p w14:paraId="60428F59" w14:textId="5D48E457" w:rsidR="00B13F6F" w:rsidRDefault="00B13F6F" w:rsidP="008F65E5">
      <w:pPr>
        <w:rPr>
          <w:ins w:id="312" w:author="David das Neves" w:date="2025-09-03T18:44:00Z" w16du:dateUtc="2025-09-03T17:44:00Z"/>
          <w:lang w:val="es-ES"/>
        </w:rPr>
      </w:pPr>
      <w:ins w:id="313" w:author="David das Neves" w:date="2025-09-03T18:44:00Z" w16du:dateUtc="2025-09-03T17:44:00Z">
        <w:r w:rsidRPr="00B13F6F">
          <w:rPr>
            <w:noProof/>
            <w:lang w:val="es-ES"/>
          </w:rPr>
          <w:drawing>
            <wp:inline distT="0" distB="0" distL="0" distR="0" wp14:anchorId="6DF7C150" wp14:editId="781ED75E">
              <wp:extent cx="5731510" cy="2496185"/>
              <wp:effectExtent l="0" t="0" r="2540" b="0"/>
              <wp:docPr id="557001789" name="Picture 1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57001789" name="Picture 1" descr="A screenshot of a computer&#10;&#10;AI-generated content may be incorrect.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4961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691FFBC" w14:textId="1E6AF12F" w:rsidR="00B13F6F" w:rsidRDefault="00B13F6F" w:rsidP="008F65E5">
      <w:pPr>
        <w:rPr>
          <w:ins w:id="314" w:author="David das Neves" w:date="2025-09-03T18:44:00Z" w16du:dateUtc="2025-09-03T17:44:00Z"/>
          <w:lang w:val="es-ES"/>
        </w:rPr>
      </w:pPr>
      <w:ins w:id="315" w:author="David das Neves" w:date="2025-09-03T18:44:00Z" w16du:dateUtc="2025-09-03T17:44:00Z">
        <w:r>
          <w:rPr>
            <w:lang w:val="es-ES"/>
          </w:rPr>
          <w:t xml:space="preserve">Figura 21 – </w:t>
        </w:r>
        <w:proofErr w:type="spellStart"/>
        <w:r>
          <w:rPr>
            <w:lang w:val="es-ES"/>
          </w:rPr>
          <w:t>Mensagem</w:t>
        </w:r>
        <w:proofErr w:type="spellEnd"/>
        <w:r>
          <w:rPr>
            <w:lang w:val="es-ES"/>
          </w:rPr>
          <w:t xml:space="preserve"> da </w:t>
        </w:r>
        <w:proofErr w:type="spellStart"/>
        <w:r>
          <w:rPr>
            <w:lang w:val="es-ES"/>
          </w:rPr>
          <w:t>mascote</w:t>
        </w:r>
        <w:proofErr w:type="spellEnd"/>
        <w:r>
          <w:rPr>
            <w:lang w:val="es-ES"/>
          </w:rPr>
          <w:t xml:space="preserve"> em portugués</w:t>
        </w:r>
      </w:ins>
    </w:p>
    <w:p w14:paraId="7A96A299" w14:textId="072F426A" w:rsidR="00B13F6F" w:rsidRDefault="00B13F6F" w:rsidP="008F65E5">
      <w:pPr>
        <w:rPr>
          <w:ins w:id="316" w:author="David das Neves" w:date="2025-09-03T18:45:00Z" w16du:dateUtc="2025-09-03T17:45:00Z"/>
          <w:lang w:val="es-ES"/>
        </w:rPr>
      </w:pPr>
      <w:ins w:id="317" w:author="David das Neves" w:date="2025-09-03T18:45:00Z" w16du:dateUtc="2025-09-03T17:45:00Z">
        <w:r w:rsidRPr="00B13F6F">
          <w:rPr>
            <w:noProof/>
            <w:lang w:val="es-ES"/>
          </w:rPr>
          <w:drawing>
            <wp:inline distT="0" distB="0" distL="0" distR="0" wp14:anchorId="673C5B79" wp14:editId="2382E525">
              <wp:extent cx="5731510" cy="2633980"/>
              <wp:effectExtent l="0" t="0" r="2540" b="0"/>
              <wp:docPr id="596449239" name="Picture 1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96449239" name="Picture 1" descr="A screenshot of a computer&#10;&#10;AI-generated content may be incorrect.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633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40F5277" w14:textId="55F175C0" w:rsidR="00B13F6F" w:rsidRDefault="00B13F6F" w:rsidP="008F65E5">
      <w:pPr>
        <w:rPr>
          <w:lang w:val="es-ES"/>
        </w:rPr>
      </w:pPr>
      <w:ins w:id="318" w:author="David das Neves" w:date="2025-09-03T18:45:00Z" w16du:dateUtc="2025-09-03T17:45:00Z">
        <w:r>
          <w:rPr>
            <w:lang w:val="es-ES"/>
          </w:rPr>
          <w:t xml:space="preserve">Figura 22 – </w:t>
        </w:r>
        <w:proofErr w:type="spellStart"/>
        <w:r>
          <w:rPr>
            <w:lang w:val="es-ES"/>
          </w:rPr>
          <w:t>Mensagem</w:t>
        </w:r>
        <w:proofErr w:type="spellEnd"/>
        <w:r>
          <w:rPr>
            <w:lang w:val="es-ES"/>
          </w:rPr>
          <w:t xml:space="preserve"> da </w:t>
        </w:r>
        <w:proofErr w:type="spellStart"/>
        <w:r>
          <w:rPr>
            <w:lang w:val="es-ES"/>
          </w:rPr>
          <w:t>mascote</w:t>
        </w:r>
        <w:proofErr w:type="spellEnd"/>
        <w:r>
          <w:rPr>
            <w:lang w:val="es-ES"/>
          </w:rPr>
          <w:t xml:space="preserve"> em </w:t>
        </w:r>
        <w:proofErr w:type="spellStart"/>
        <w:r>
          <w:rPr>
            <w:lang w:val="es-ES"/>
          </w:rPr>
          <w:t>inglês</w:t>
        </w:r>
      </w:ins>
      <w:proofErr w:type="spellEnd"/>
    </w:p>
    <w:p w14:paraId="4D288B2B" w14:textId="77777777" w:rsidR="008F65E5" w:rsidRDefault="008F65E5" w:rsidP="008F65E5">
      <w:pPr>
        <w:rPr>
          <w:lang w:val="es-ES"/>
        </w:rPr>
      </w:pPr>
      <w:r>
        <w:rPr>
          <w:lang w:val="es-ES"/>
        </w:rPr>
        <w:t xml:space="preserve">O JavaScript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também</w:t>
      </w:r>
      <w:proofErr w:type="spellEnd"/>
      <w:r>
        <w:rPr>
          <w:lang w:val="es-ES"/>
        </w:rPr>
        <w:t xml:space="preserve"> utilizado para controlar a abertura e o fecho do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em dispositivos </w:t>
      </w:r>
      <w:proofErr w:type="spellStart"/>
      <w:r>
        <w:rPr>
          <w:lang w:val="es-ES"/>
        </w:rPr>
        <w:t>móveis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manipulação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dinâmica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classes</w:t>
      </w:r>
      <w:proofErr w:type="spellEnd"/>
      <w:r>
        <w:rPr>
          <w:lang w:val="es-ES"/>
        </w:rPr>
        <w:t xml:space="preserve"> CSS. Esta </w:t>
      </w:r>
      <w:proofErr w:type="spellStart"/>
      <w:r>
        <w:rPr>
          <w:lang w:val="es-ES"/>
        </w:rPr>
        <w:t>funcionalidade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lastRenderedPageBreak/>
        <w:t>assegura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responsiva e adaptada a diferentes </w:t>
      </w:r>
      <w:proofErr w:type="spellStart"/>
      <w:r>
        <w:rPr>
          <w:lang w:val="es-ES"/>
        </w:rPr>
        <w:t>tamanhos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ecrã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contribuindo</w:t>
      </w:r>
      <w:proofErr w:type="spellEnd"/>
      <w:r>
        <w:rPr>
          <w:lang w:val="es-ES"/>
        </w:rPr>
        <w:t xml:space="preserve"> para a </w:t>
      </w:r>
      <w:proofErr w:type="spellStart"/>
      <w:r>
        <w:rPr>
          <w:lang w:val="es-ES"/>
        </w:rPr>
        <w:t>usabilidade</w:t>
      </w:r>
      <w:proofErr w:type="spellEnd"/>
      <w:r>
        <w:rPr>
          <w:lang w:val="es-ES"/>
        </w:rPr>
        <w:t xml:space="preserve"> do site.</w:t>
      </w:r>
    </w:p>
    <w:p w14:paraId="276FD9D2" w14:textId="77777777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Além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disso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foram</w:t>
      </w:r>
      <w:proofErr w:type="spellEnd"/>
      <w:r>
        <w:rPr>
          <w:lang w:val="es-ES"/>
        </w:rPr>
        <w:t xml:space="preserve"> implementadas </w:t>
      </w:r>
      <w:proofErr w:type="spellStart"/>
      <w:r>
        <w:rPr>
          <w:lang w:val="es-ES"/>
        </w:rPr>
        <w:t>caixas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confirmação</w:t>
      </w:r>
      <w:proofErr w:type="spellEnd"/>
      <w:r>
        <w:rPr>
          <w:lang w:val="es-ES"/>
        </w:rPr>
        <w:t xml:space="preserve"> personalizadas, que </w:t>
      </w:r>
      <w:proofErr w:type="spellStart"/>
      <w:r>
        <w:rPr>
          <w:lang w:val="es-ES"/>
        </w:rPr>
        <w:t>reforçam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interatividade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segurança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utilizador confirmar </w:t>
      </w:r>
      <w:proofErr w:type="spellStart"/>
      <w:r>
        <w:rPr>
          <w:lang w:val="es-ES"/>
        </w:rPr>
        <w:t>ações</w:t>
      </w:r>
      <w:proofErr w:type="spellEnd"/>
      <w:r>
        <w:rPr>
          <w:lang w:val="es-ES"/>
        </w:rPr>
        <w:t xml:space="preserve"> antes da </w:t>
      </w:r>
      <w:proofErr w:type="spellStart"/>
      <w:r>
        <w:rPr>
          <w:lang w:val="es-ES"/>
        </w:rPr>
        <w:t>sua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execução</w:t>
      </w:r>
      <w:proofErr w:type="spellEnd"/>
      <w:r>
        <w:rPr>
          <w:lang w:val="es-ES"/>
        </w:rPr>
        <w:t>.</w:t>
      </w:r>
    </w:p>
    <w:p w14:paraId="09042808" w14:textId="751C433E" w:rsidR="008F65E5" w:rsidRDefault="008F65E5" w:rsidP="008F65E5">
      <w:pPr>
        <w:rPr>
          <w:ins w:id="319" w:author="David das Neves" w:date="2025-09-03T20:22:00Z" w16du:dateUtc="2025-09-03T19:22:00Z"/>
          <w:lang w:val="es-ES"/>
        </w:rPr>
      </w:pPr>
      <w:r>
        <w:rPr>
          <w:lang w:val="es-ES"/>
        </w:rPr>
        <w:t xml:space="preserve">No que </w:t>
      </w:r>
      <w:proofErr w:type="spellStart"/>
      <w:r>
        <w:rPr>
          <w:lang w:val="es-ES"/>
        </w:rPr>
        <w:t>diz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respeito</w:t>
      </w:r>
      <w:proofErr w:type="spellEnd"/>
      <w:r>
        <w:rPr>
          <w:lang w:val="es-ES"/>
        </w:rPr>
        <w:t xml:space="preserve"> à área reservada, o </w:t>
      </w:r>
      <w:proofErr w:type="spellStart"/>
      <w:r>
        <w:rPr>
          <w:lang w:val="es-ES"/>
        </w:rPr>
        <w:t>ficheiro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user.php</w:t>
      </w:r>
      <w:proofErr w:type="spellEnd"/>
      <w:r>
        <w:rPr>
          <w:lang w:val="es-ES"/>
        </w:rPr>
        <w:t xml:space="preserve">, destinado </w:t>
      </w:r>
      <w:proofErr w:type="spellStart"/>
      <w:r>
        <w:rPr>
          <w:lang w:val="es-ES"/>
        </w:rPr>
        <w:t>aos</w:t>
      </w:r>
      <w:proofErr w:type="spellEnd"/>
      <w:r>
        <w:rPr>
          <w:lang w:val="es-ES"/>
        </w:rPr>
        <w:t xml:space="preserve"> colaboradores do </w:t>
      </w:r>
      <w:proofErr w:type="spellStart"/>
      <w:r>
        <w:rPr>
          <w:lang w:val="es-ES"/>
        </w:rPr>
        <w:t>infantário</w:t>
      </w:r>
      <w:proofErr w:type="spellEnd"/>
      <w:r>
        <w:rPr>
          <w:lang w:val="es-ES"/>
        </w:rPr>
        <w:t xml:space="preserve">, integra funcionalidades de </w:t>
      </w:r>
      <w:proofErr w:type="spellStart"/>
      <w:r>
        <w:rPr>
          <w:lang w:val="es-ES"/>
        </w:rPr>
        <w:t>registo</w:t>
      </w:r>
      <w:proofErr w:type="spellEnd"/>
      <w:r>
        <w:rPr>
          <w:lang w:val="es-ES"/>
        </w:rPr>
        <w:t xml:space="preserve"> de horas de entrada e </w:t>
      </w:r>
      <w:proofErr w:type="spellStart"/>
      <w:r>
        <w:rPr>
          <w:lang w:val="es-ES"/>
        </w:rPr>
        <w:t>saída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Aqui</w:t>
      </w:r>
      <w:proofErr w:type="spellEnd"/>
      <w:r>
        <w:rPr>
          <w:lang w:val="es-ES"/>
        </w:rPr>
        <w:t xml:space="preserve">, o JavaScript é utilizado para validar o intervalo de datas no formulario de consulta da base de dados, evitando </w:t>
      </w:r>
      <w:proofErr w:type="spellStart"/>
      <w:r>
        <w:rPr>
          <w:lang w:val="es-ES"/>
        </w:rPr>
        <w:t>submissões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incorretas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também</w:t>
      </w:r>
      <w:proofErr w:type="spellEnd"/>
      <w:r>
        <w:rPr>
          <w:lang w:val="es-ES"/>
        </w:rPr>
        <w:t xml:space="preserve"> integrado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calendário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interativo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suporte da biblioteca Bootstrap-</w:t>
      </w:r>
      <w:proofErr w:type="spellStart"/>
      <w:r>
        <w:rPr>
          <w:lang w:val="es-ES"/>
        </w:rPr>
        <w:t>datepicker</w:t>
      </w:r>
      <w:proofErr w:type="spellEnd"/>
      <w:r>
        <w:rPr>
          <w:lang w:val="es-ES"/>
        </w:rPr>
        <w:t xml:space="preserve">, que facilita a </w:t>
      </w:r>
      <w:proofErr w:type="spellStart"/>
      <w:r>
        <w:rPr>
          <w:lang w:val="es-ES"/>
        </w:rPr>
        <w:t>seleção</w:t>
      </w:r>
      <w:proofErr w:type="spellEnd"/>
      <w:r>
        <w:rPr>
          <w:lang w:val="es-ES"/>
        </w:rPr>
        <w:t xml:space="preserve"> de datas de forma intuitiva</w:t>
      </w:r>
      <w:ins w:id="320" w:author="David das Neves" w:date="2025-09-03T19:40:00Z" w16du:dateUtc="2025-09-03T18:40:00Z">
        <w:r w:rsidR="00556D03">
          <w:rPr>
            <w:lang w:val="es-ES"/>
          </w:rPr>
          <w:t xml:space="preserve"> (F</w:t>
        </w:r>
      </w:ins>
      <w:ins w:id="321" w:author="David das Neves" w:date="2025-09-03T19:41:00Z" w16du:dateUtc="2025-09-03T18:41:00Z">
        <w:r w:rsidR="00556D03">
          <w:rPr>
            <w:lang w:val="es-ES"/>
          </w:rPr>
          <w:t>igura 23)</w:t>
        </w:r>
      </w:ins>
      <w:r>
        <w:rPr>
          <w:lang w:val="es-ES"/>
        </w:rPr>
        <w:t>.</w:t>
      </w:r>
    </w:p>
    <w:p w14:paraId="7DB7BB54" w14:textId="3E9FEBE0" w:rsidR="00093188" w:rsidRDefault="00093188" w:rsidP="008F65E5">
      <w:pPr>
        <w:rPr>
          <w:ins w:id="322" w:author="David das Neves" w:date="2025-09-03T20:22:00Z" w16du:dateUtc="2025-09-03T19:22:00Z"/>
          <w:lang w:val="es-ES"/>
        </w:rPr>
      </w:pPr>
      <w:ins w:id="323" w:author="David das Neves" w:date="2025-09-03T20:22:00Z" w16du:dateUtc="2025-09-03T19:22:00Z">
        <w:r>
          <w:rPr>
            <w:noProof/>
            <w:lang w:val="es-ES"/>
          </w:rPr>
          <w:drawing>
            <wp:inline distT="0" distB="0" distL="0" distR="0" wp14:anchorId="73C1EA5C" wp14:editId="3F127207">
              <wp:extent cx="2819400" cy="2003258"/>
              <wp:effectExtent l="0" t="0" r="0" b="0"/>
              <wp:docPr id="1973071298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32041" cy="2012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E19672C" w14:textId="395EDD4A" w:rsidR="00093188" w:rsidRDefault="00093188" w:rsidP="008F65E5">
      <w:pPr>
        <w:rPr>
          <w:ins w:id="324" w:author="David das Neves" w:date="2025-09-03T20:21:00Z" w16du:dateUtc="2025-09-03T19:21:00Z"/>
          <w:lang w:val="es-ES"/>
        </w:rPr>
      </w:pPr>
      <w:ins w:id="325" w:author="David das Neves" w:date="2025-09-03T20:22:00Z" w16du:dateUtc="2025-09-03T19:22:00Z">
        <w:r>
          <w:rPr>
            <w:lang w:val="es-ES"/>
          </w:rPr>
          <w:t xml:space="preserve">Figura 23 – </w:t>
        </w:r>
        <w:proofErr w:type="spellStart"/>
        <w:r>
          <w:rPr>
            <w:lang w:val="es-ES"/>
          </w:rPr>
          <w:t>Registo</w:t>
        </w:r>
        <w:proofErr w:type="spellEnd"/>
        <w:r>
          <w:rPr>
            <w:lang w:val="es-ES"/>
          </w:rPr>
          <w:t xml:space="preserve"> de entrada e </w:t>
        </w:r>
        <w:proofErr w:type="spellStart"/>
        <w:r>
          <w:rPr>
            <w:lang w:val="es-ES"/>
          </w:rPr>
          <w:t>saída</w:t>
        </w:r>
      </w:ins>
      <w:proofErr w:type="spellEnd"/>
    </w:p>
    <w:p w14:paraId="582944AF" w14:textId="6DD293F3" w:rsidR="00556D03" w:rsidRDefault="00556D03" w:rsidP="008F65E5">
      <w:pPr>
        <w:rPr>
          <w:ins w:id="326" w:author="David das Neves" w:date="2025-09-03T20:22:00Z" w16du:dateUtc="2025-09-03T19:22:00Z"/>
          <w:lang w:val="es-ES"/>
        </w:rPr>
      </w:pPr>
      <w:ins w:id="327" w:author="David das Neves" w:date="2025-09-03T19:43:00Z" w16du:dateUtc="2025-09-03T18:43:00Z">
        <w:r>
          <w:rPr>
            <w:lang w:val="es-ES"/>
          </w:rPr>
          <w:t xml:space="preserve">O colaborador </w:t>
        </w:r>
      </w:ins>
      <w:proofErr w:type="spellStart"/>
      <w:ins w:id="328" w:author="David das Neves" w:date="2025-09-03T19:44:00Z" w16du:dateUtc="2025-09-03T18:44:00Z">
        <w:r>
          <w:rPr>
            <w:lang w:val="es-ES"/>
          </w:rPr>
          <w:t>consegue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ainda</w:t>
        </w:r>
        <w:proofErr w:type="spellEnd"/>
        <w:r>
          <w:rPr>
            <w:lang w:val="es-ES"/>
          </w:rPr>
          <w:t xml:space="preserve"> seleccionar </w:t>
        </w:r>
        <w:proofErr w:type="spellStart"/>
        <w:r>
          <w:rPr>
            <w:lang w:val="es-ES"/>
          </w:rPr>
          <w:t>um</w:t>
        </w:r>
        <w:proofErr w:type="spellEnd"/>
        <w:r>
          <w:rPr>
            <w:lang w:val="es-ES"/>
          </w:rPr>
          <w:t xml:space="preserve"> intervalo de anos </w:t>
        </w:r>
        <w:proofErr w:type="gramStart"/>
        <w:r>
          <w:rPr>
            <w:lang w:val="es-ES"/>
          </w:rPr>
          <w:t>e</w:t>
        </w:r>
        <w:proofErr w:type="gramEnd"/>
        <w:r>
          <w:rPr>
            <w:lang w:val="es-ES"/>
          </w:rPr>
          <w:t xml:space="preserve"> meses para consultar as </w:t>
        </w:r>
        <w:proofErr w:type="spellStart"/>
        <w:r>
          <w:rPr>
            <w:lang w:val="es-ES"/>
          </w:rPr>
          <w:t>suas</w:t>
        </w:r>
        <w:proofErr w:type="spellEnd"/>
        <w:r>
          <w:rPr>
            <w:lang w:val="es-ES"/>
          </w:rPr>
          <w:t xml:space="preserve"> horas de entrada e </w:t>
        </w:r>
        <w:proofErr w:type="spellStart"/>
        <w:r>
          <w:rPr>
            <w:lang w:val="es-ES"/>
          </w:rPr>
          <w:t>saída</w:t>
        </w:r>
        <w:proofErr w:type="spellEnd"/>
        <w:r>
          <w:rPr>
            <w:lang w:val="es-ES"/>
          </w:rPr>
          <w:t xml:space="preserve"> e caso </w:t>
        </w:r>
        <w:proofErr w:type="spellStart"/>
        <w:r>
          <w:rPr>
            <w:lang w:val="es-ES"/>
          </w:rPr>
          <w:t>necessário</w:t>
        </w:r>
        <w:proofErr w:type="spellEnd"/>
        <w:r>
          <w:rPr>
            <w:lang w:val="es-ES"/>
          </w:rPr>
          <w:t xml:space="preserve">, consultar </w:t>
        </w:r>
        <w:proofErr w:type="spellStart"/>
        <w:r>
          <w:rPr>
            <w:lang w:val="es-ES"/>
          </w:rPr>
          <w:t>as</w:t>
        </w:r>
        <w:proofErr w:type="spellEnd"/>
        <w:r>
          <w:rPr>
            <w:lang w:val="es-ES"/>
          </w:rPr>
          <w:t xml:space="preserve"> horas que </w:t>
        </w:r>
        <w:proofErr w:type="spellStart"/>
        <w:r>
          <w:rPr>
            <w:lang w:val="es-ES"/>
          </w:rPr>
          <w:t>tem</w:t>
        </w:r>
        <w:proofErr w:type="spellEnd"/>
        <w:r>
          <w:rPr>
            <w:lang w:val="es-ES"/>
          </w:rPr>
          <w:t xml:space="preserve"> a menos </w:t>
        </w:r>
        <w:proofErr w:type="spellStart"/>
        <w:r>
          <w:rPr>
            <w:lang w:val="es-ES"/>
          </w:rPr>
          <w:t>ou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mais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p</w:t>
        </w:r>
      </w:ins>
      <w:ins w:id="329" w:author="David das Neves" w:date="2025-09-03T19:45:00Z" w16du:dateUtc="2025-09-03T18:45:00Z">
        <w:r>
          <w:rPr>
            <w:lang w:val="es-ES"/>
          </w:rPr>
          <w:t>odendo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assim</w:t>
        </w:r>
        <w:proofErr w:type="spellEnd"/>
        <w:r>
          <w:rPr>
            <w:lang w:val="es-ES"/>
          </w:rPr>
          <w:t xml:space="preserve">, </w:t>
        </w:r>
        <w:r>
          <w:rPr>
            <w:lang w:val="es-ES"/>
          </w:rPr>
          <w:t>caso se aplique</w:t>
        </w:r>
        <w:r>
          <w:rPr>
            <w:lang w:val="es-ES"/>
          </w:rPr>
          <w:t xml:space="preserve">, pedir </w:t>
        </w:r>
        <w:proofErr w:type="spellStart"/>
        <w:r>
          <w:rPr>
            <w:lang w:val="es-ES"/>
          </w:rPr>
          <w:t>compensações</w:t>
        </w:r>
        <w:proofErr w:type="spellEnd"/>
        <w:r>
          <w:rPr>
            <w:lang w:val="es-ES"/>
          </w:rPr>
          <w:t xml:space="preserve"> de horas à </w:t>
        </w:r>
        <w:proofErr w:type="spellStart"/>
        <w:r>
          <w:rPr>
            <w:lang w:val="es-ES"/>
          </w:rPr>
          <w:t>administração</w:t>
        </w:r>
      </w:ins>
      <w:proofErr w:type="spellEnd"/>
      <w:ins w:id="330" w:author="David das Neves" w:date="2025-09-03T19:46:00Z" w16du:dateUtc="2025-09-03T18:46:00Z"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num</w:t>
        </w:r>
        <w:proofErr w:type="spellEnd"/>
        <w:r>
          <w:rPr>
            <w:lang w:val="es-ES"/>
          </w:rPr>
          <w:t xml:space="preserve"> día à </w:t>
        </w:r>
        <w:proofErr w:type="spellStart"/>
        <w:r>
          <w:rPr>
            <w:lang w:val="es-ES"/>
          </w:rPr>
          <w:t>sua</w:t>
        </w:r>
        <w:proofErr w:type="spellEnd"/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escolha</w:t>
        </w:r>
        <w:proofErr w:type="spellEnd"/>
        <w:r>
          <w:rPr>
            <w:lang w:val="es-ES"/>
          </w:rPr>
          <w:t xml:space="preserve"> mediante </w:t>
        </w:r>
        <w:proofErr w:type="spellStart"/>
        <w:r>
          <w:rPr>
            <w:lang w:val="es-ES"/>
          </w:rPr>
          <w:t>aprovação</w:t>
        </w:r>
        <w:proofErr w:type="spellEnd"/>
        <w:r>
          <w:rPr>
            <w:lang w:val="es-ES"/>
          </w:rPr>
          <w:t xml:space="preserve"> por parte da </w:t>
        </w:r>
        <w:proofErr w:type="spellStart"/>
        <w:r>
          <w:rPr>
            <w:lang w:val="es-ES"/>
          </w:rPr>
          <w:t>administração</w:t>
        </w:r>
        <w:proofErr w:type="spellEnd"/>
        <w:r>
          <w:rPr>
            <w:lang w:val="es-ES"/>
          </w:rPr>
          <w:t xml:space="preserve"> (Fi</w:t>
        </w:r>
      </w:ins>
      <w:ins w:id="331" w:author="David das Neves" w:date="2025-09-03T19:47:00Z" w16du:dateUtc="2025-09-03T18:47:00Z">
        <w:r>
          <w:rPr>
            <w:lang w:val="es-ES"/>
          </w:rPr>
          <w:t>gura 24)</w:t>
        </w:r>
      </w:ins>
      <w:ins w:id="332" w:author="David das Neves" w:date="2025-09-03T19:46:00Z" w16du:dateUtc="2025-09-03T18:46:00Z">
        <w:r>
          <w:rPr>
            <w:lang w:val="es-ES"/>
          </w:rPr>
          <w:t>.</w:t>
        </w:r>
      </w:ins>
    </w:p>
    <w:p w14:paraId="0927C952" w14:textId="7216A20E" w:rsidR="00093188" w:rsidRDefault="00093188" w:rsidP="008F65E5">
      <w:pPr>
        <w:rPr>
          <w:ins w:id="333" w:author="David das Neves" w:date="2025-09-03T20:22:00Z" w16du:dateUtc="2025-09-03T19:22:00Z"/>
          <w:lang w:val="es-ES"/>
        </w:rPr>
      </w:pPr>
      <w:ins w:id="334" w:author="David das Neves" w:date="2025-09-03T20:22:00Z" w16du:dateUtc="2025-09-03T19:22:00Z">
        <w:r>
          <w:rPr>
            <w:noProof/>
            <w:lang w:val="es-ES"/>
          </w:rPr>
          <w:drawing>
            <wp:inline distT="0" distB="0" distL="0" distR="0" wp14:anchorId="6DDF19DC" wp14:editId="0609D954">
              <wp:extent cx="5705475" cy="2057400"/>
              <wp:effectExtent l="0" t="0" r="9525" b="0"/>
              <wp:docPr id="1250236443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3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05475" cy="205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47A3B2B" w14:textId="4D68F00C" w:rsidR="00093188" w:rsidRDefault="00093188" w:rsidP="008F65E5">
      <w:pPr>
        <w:rPr>
          <w:lang w:val="es-ES"/>
        </w:rPr>
      </w:pPr>
      <w:ins w:id="335" w:author="David das Neves" w:date="2025-09-03T20:22:00Z" w16du:dateUtc="2025-09-03T19:22:00Z">
        <w:r>
          <w:rPr>
            <w:lang w:val="es-ES"/>
          </w:rPr>
          <w:lastRenderedPageBreak/>
          <w:t>Figura 24</w:t>
        </w:r>
      </w:ins>
      <w:ins w:id="336" w:author="David das Neves" w:date="2025-09-03T20:23:00Z" w16du:dateUtc="2025-09-03T19:23:00Z">
        <w:r>
          <w:rPr>
            <w:lang w:val="es-ES"/>
          </w:rPr>
          <w:t xml:space="preserve"> – Consulta do banco de horas </w:t>
        </w:r>
        <w:proofErr w:type="spellStart"/>
        <w:r>
          <w:rPr>
            <w:lang w:val="es-ES"/>
          </w:rPr>
          <w:t>num</w:t>
        </w:r>
        <w:proofErr w:type="spellEnd"/>
        <w:r>
          <w:rPr>
            <w:lang w:val="es-ES"/>
          </w:rPr>
          <w:t xml:space="preserve"> determinado intervalo de tempo</w:t>
        </w:r>
      </w:ins>
    </w:p>
    <w:p w14:paraId="7F806D1B" w14:textId="6ADFD9E6" w:rsidR="008F65E5" w:rsidRDefault="008F65E5" w:rsidP="008F65E5">
      <w:pPr>
        <w:rPr>
          <w:ins w:id="337" w:author="David das Neves" w:date="2025-09-03T20:40:00Z" w16du:dateUtc="2025-09-03T19:40:00Z"/>
          <w:lang w:val="es-ES"/>
        </w:rPr>
      </w:pPr>
      <w:proofErr w:type="spellStart"/>
      <w:r>
        <w:rPr>
          <w:lang w:val="es-ES"/>
        </w:rPr>
        <w:t>Já</w:t>
      </w:r>
      <w:proofErr w:type="spellEnd"/>
      <w:r>
        <w:rPr>
          <w:lang w:val="es-ES"/>
        </w:rPr>
        <w:t xml:space="preserve"> no </w:t>
      </w:r>
      <w:proofErr w:type="spellStart"/>
      <w:r>
        <w:rPr>
          <w:lang w:val="es-ES"/>
        </w:rPr>
        <w:t>ficheiro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admin.php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acessível</w:t>
      </w:r>
      <w:proofErr w:type="spellEnd"/>
      <w:r>
        <w:rPr>
          <w:lang w:val="es-ES"/>
        </w:rPr>
        <w:t xml:space="preserve"> exclusivamente à </w:t>
      </w:r>
      <w:proofErr w:type="spellStart"/>
      <w:r>
        <w:rPr>
          <w:lang w:val="es-ES"/>
        </w:rPr>
        <w:t>diretora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instituição</w:t>
      </w:r>
      <w:proofErr w:type="spellEnd"/>
      <w:r>
        <w:rPr>
          <w:lang w:val="es-ES"/>
        </w:rPr>
        <w:t xml:space="preserve">, o JavaScript complementa as funcionalidades de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administrativa. Esta área permite o </w:t>
      </w:r>
      <w:proofErr w:type="spellStart"/>
      <w:r>
        <w:rPr>
          <w:lang w:val="es-ES"/>
        </w:rPr>
        <w:t>carregamento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ficheiros</w:t>
      </w:r>
      <w:proofErr w:type="spellEnd"/>
      <w:r>
        <w:rPr>
          <w:lang w:val="es-ES"/>
        </w:rPr>
        <w:t xml:space="preserve"> para a </w:t>
      </w:r>
      <w:proofErr w:type="spellStart"/>
      <w:r>
        <w:rPr>
          <w:lang w:val="es-ES"/>
        </w:rPr>
        <w:t>ementa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mensal</w:t>
      </w:r>
      <w:proofErr w:type="spellEnd"/>
      <w:r>
        <w:rPr>
          <w:lang w:val="es-ES"/>
        </w:rPr>
        <w:t xml:space="preserve"> (em </w:t>
      </w:r>
      <w:proofErr w:type="spellStart"/>
      <w:r>
        <w:rPr>
          <w:lang w:val="es-ES"/>
        </w:rPr>
        <w:t>imagem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ou</w:t>
      </w:r>
      <w:proofErr w:type="spellEnd"/>
      <w:r>
        <w:rPr>
          <w:lang w:val="es-ES"/>
        </w:rPr>
        <w:t xml:space="preserve"> PDF), a </w:t>
      </w:r>
      <w:proofErr w:type="spellStart"/>
      <w:r>
        <w:rPr>
          <w:lang w:val="es-ES"/>
        </w:rPr>
        <w:t>ativação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desativação</w:t>
      </w:r>
      <w:proofErr w:type="spellEnd"/>
      <w:r>
        <w:rPr>
          <w:lang w:val="es-ES"/>
        </w:rPr>
        <w:t xml:space="preserve"> de colaboradores</w:t>
      </w:r>
      <w:ins w:id="338" w:author="David das Neves" w:date="2025-09-03T20:29:00Z" w16du:dateUtc="2025-09-03T19:29:00Z">
        <w:r w:rsidR="00093188">
          <w:rPr>
            <w:lang w:val="es-ES"/>
          </w:rPr>
          <w:t xml:space="preserve"> (Figura 25)</w:t>
        </w:r>
      </w:ins>
      <w:r>
        <w:rPr>
          <w:lang w:val="es-ES"/>
        </w:rPr>
        <w:t xml:space="preserve">, </w:t>
      </w:r>
      <w:proofErr w:type="spellStart"/>
      <w:r>
        <w:rPr>
          <w:lang w:val="es-ES"/>
        </w:rPr>
        <w:t>bem</w:t>
      </w:r>
      <w:proofErr w:type="spellEnd"/>
      <w:r>
        <w:rPr>
          <w:lang w:val="es-ES"/>
        </w:rPr>
        <w:t xml:space="preserve"> como a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do banco de horas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das </w:t>
      </w:r>
      <w:proofErr w:type="spellStart"/>
      <w:r>
        <w:rPr>
          <w:lang w:val="es-ES"/>
        </w:rPr>
        <w:t>compensações</w:t>
      </w:r>
      <w:proofErr w:type="spellEnd"/>
      <w:ins w:id="339" w:author="David das Neves" w:date="2025-09-03T20:43:00Z" w16du:dateUtc="2025-09-03T19:43:00Z">
        <w:r w:rsidR="00120039">
          <w:rPr>
            <w:lang w:val="es-ES"/>
          </w:rPr>
          <w:t xml:space="preserve"> (Figuras 26</w:t>
        </w:r>
      </w:ins>
      <w:ins w:id="340" w:author="David das Neves" w:date="2025-09-03T20:49:00Z" w16du:dateUtc="2025-09-03T19:49:00Z">
        <w:r w:rsidR="00120039">
          <w:rPr>
            <w:lang w:val="es-ES"/>
          </w:rPr>
          <w:t>,</w:t>
        </w:r>
      </w:ins>
      <w:ins w:id="341" w:author="David das Neves" w:date="2025-09-03T20:43:00Z" w16du:dateUtc="2025-09-03T19:43:00Z">
        <w:r w:rsidR="00120039">
          <w:rPr>
            <w:lang w:val="es-ES"/>
          </w:rPr>
          <w:t xml:space="preserve"> 27</w:t>
        </w:r>
      </w:ins>
      <w:ins w:id="342" w:author="David das Neves" w:date="2025-09-03T20:49:00Z" w16du:dateUtc="2025-09-03T19:49:00Z">
        <w:r w:rsidR="00120039">
          <w:rPr>
            <w:lang w:val="es-ES"/>
          </w:rPr>
          <w:t xml:space="preserve"> e 28</w:t>
        </w:r>
      </w:ins>
      <w:ins w:id="343" w:author="David das Neves" w:date="2025-09-03T20:43:00Z" w16du:dateUtc="2025-09-03T19:43:00Z">
        <w:r w:rsidR="00120039">
          <w:rPr>
            <w:lang w:val="es-ES"/>
          </w:rPr>
          <w:t>)</w:t>
        </w:r>
      </w:ins>
      <w:r>
        <w:rPr>
          <w:lang w:val="es-ES"/>
        </w:rPr>
        <w:t xml:space="preserve">. </w:t>
      </w:r>
      <w:proofErr w:type="spellStart"/>
      <w:r>
        <w:rPr>
          <w:lang w:val="es-ES"/>
        </w:rPr>
        <w:t>Embora</w:t>
      </w:r>
      <w:proofErr w:type="spellEnd"/>
      <w:r>
        <w:rPr>
          <w:lang w:val="es-ES"/>
        </w:rPr>
        <w:t xml:space="preserve"> a lógica principal </w:t>
      </w:r>
      <w:proofErr w:type="spellStart"/>
      <w:r>
        <w:rPr>
          <w:lang w:val="es-ES"/>
        </w:rPr>
        <w:t>destas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operações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este</w:t>
      </w:r>
      <w:ins w:id="344" w:author="David das Neves" w:date="2025-09-03T20:49:00Z" w16du:dateUtc="2025-09-03T19:49:00Z">
        <w:r w:rsidR="00120039">
          <w:rPr>
            <w:lang w:val="es-ES"/>
          </w:rPr>
          <w:t>j</w:t>
        </w:r>
      </w:ins>
      <w:del w:id="345" w:author="David das Neves" w:date="2025-09-03T20:49:00Z" w16du:dateUtc="2025-09-03T19:49:00Z">
        <w:r w:rsidDel="00120039">
          <w:rPr>
            <w:lang w:val="es-ES"/>
          </w:rPr>
          <w:delText>j</w:delText>
        </w:r>
      </w:del>
      <w:r>
        <w:rPr>
          <w:lang w:val="es-ES"/>
        </w:rPr>
        <w:t>a</w:t>
      </w:r>
      <w:proofErr w:type="spellEnd"/>
      <w:r>
        <w:rPr>
          <w:lang w:val="es-ES"/>
        </w:rPr>
        <w:t xml:space="preserve"> implementada em PHP, o JavaScript </w:t>
      </w:r>
      <w:proofErr w:type="spellStart"/>
      <w:r>
        <w:rPr>
          <w:lang w:val="es-ES"/>
        </w:rPr>
        <w:t>desempenha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papel importante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validação</w:t>
      </w:r>
      <w:proofErr w:type="spellEnd"/>
      <w:r>
        <w:rPr>
          <w:lang w:val="es-ES"/>
        </w:rPr>
        <w:t xml:space="preserve"> de dados e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melhoria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utilização</w:t>
      </w:r>
      <w:proofErr w:type="spellEnd"/>
      <w:r>
        <w:rPr>
          <w:lang w:val="es-ES"/>
        </w:rPr>
        <w:t xml:space="preserve"> do painel de </w:t>
      </w:r>
      <w:proofErr w:type="spellStart"/>
      <w:r>
        <w:rPr>
          <w:lang w:val="es-ES"/>
        </w:rPr>
        <w:t>administração</w:t>
      </w:r>
      <w:proofErr w:type="spellEnd"/>
      <w:r>
        <w:rPr>
          <w:lang w:val="es-ES"/>
        </w:rPr>
        <w:t>.</w:t>
      </w:r>
    </w:p>
    <w:p w14:paraId="2311B4A5" w14:textId="4A9F5A20" w:rsidR="000856E8" w:rsidRDefault="00120039" w:rsidP="008F65E5">
      <w:pPr>
        <w:rPr>
          <w:ins w:id="346" w:author="David das Neves" w:date="2025-09-03T20:43:00Z" w16du:dateUtc="2025-09-03T19:43:00Z"/>
          <w:lang w:val="es-ES"/>
        </w:rPr>
      </w:pPr>
      <w:ins w:id="347" w:author="David das Neves" w:date="2025-09-03T20:42:00Z" w16du:dateUtc="2025-09-03T19:42:00Z">
        <w:r>
          <w:rPr>
            <w:noProof/>
          </w:rPr>
          <w:drawing>
            <wp:inline distT="0" distB="0" distL="0" distR="0" wp14:anchorId="20F079C0" wp14:editId="085AB617">
              <wp:extent cx="3590925" cy="2081173"/>
              <wp:effectExtent l="0" t="0" r="0" b="0"/>
              <wp:docPr id="1887726480" name="Picture 5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87726480" name="Picture 5" descr="A screenshot of a computer&#10;&#10;AI-generated content may be incorrect."/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06387" cy="209013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0844102" w14:textId="2E254ADA" w:rsidR="00120039" w:rsidRDefault="00120039" w:rsidP="008F65E5">
      <w:pPr>
        <w:rPr>
          <w:ins w:id="348" w:author="David das Neves" w:date="2025-09-03T20:43:00Z" w16du:dateUtc="2025-09-03T19:43:00Z"/>
          <w:lang w:val="es-ES"/>
        </w:rPr>
      </w:pPr>
      <w:ins w:id="349" w:author="David das Neves" w:date="2025-09-03T20:43:00Z" w16du:dateUtc="2025-09-03T19:43:00Z">
        <w:r>
          <w:rPr>
            <w:lang w:val="es-ES"/>
          </w:rPr>
          <w:t xml:space="preserve">Figura 25 – </w:t>
        </w:r>
        <w:proofErr w:type="spellStart"/>
        <w:r>
          <w:rPr>
            <w:lang w:val="es-ES"/>
          </w:rPr>
          <w:t>Gestão</w:t>
        </w:r>
        <w:proofErr w:type="spellEnd"/>
        <w:r>
          <w:rPr>
            <w:lang w:val="es-ES"/>
          </w:rPr>
          <w:t xml:space="preserve"> de colaboradores</w:t>
        </w:r>
      </w:ins>
    </w:p>
    <w:p w14:paraId="55F9FC44" w14:textId="02ABFB9A" w:rsidR="00120039" w:rsidRDefault="00120039" w:rsidP="008F65E5">
      <w:pPr>
        <w:rPr>
          <w:ins w:id="350" w:author="David das Neves" w:date="2025-09-03T20:43:00Z" w16du:dateUtc="2025-09-03T19:43:00Z"/>
          <w:lang w:val="es-ES"/>
        </w:rPr>
      </w:pPr>
      <w:ins w:id="351" w:author="David das Neves" w:date="2025-09-03T20:43:00Z" w16du:dateUtc="2025-09-03T19:43:00Z">
        <w:r>
          <w:rPr>
            <w:noProof/>
          </w:rPr>
          <w:drawing>
            <wp:inline distT="0" distB="0" distL="0" distR="0" wp14:anchorId="4EF2F00D" wp14:editId="3FFA1CB0">
              <wp:extent cx="5731510" cy="1815465"/>
              <wp:effectExtent l="0" t="0" r="2540" b="0"/>
              <wp:docPr id="948211018" name="Picture 6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48211018" name="Picture 6" descr="A screenshot of a computer&#10;&#10;AI-generated content may be incorrect."/>
                      <pic:cNvPicPr>
                        <a:picLocks noChangeAspect="1" noChangeArrowheads="1"/>
                      </pic:cNvPicPr>
                    </pic:nvPicPr>
                    <pic:blipFill>
                      <a:blip r:embed="rId3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1815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42335C8" w14:textId="1887F034" w:rsidR="00120039" w:rsidRDefault="00120039" w:rsidP="008F65E5">
      <w:pPr>
        <w:rPr>
          <w:ins w:id="352" w:author="David das Neves" w:date="2025-09-03T20:44:00Z" w16du:dateUtc="2025-09-03T19:44:00Z"/>
          <w:lang w:val="es-ES"/>
        </w:rPr>
      </w:pPr>
      <w:ins w:id="353" w:author="David das Neves" w:date="2025-09-03T20:43:00Z" w16du:dateUtc="2025-09-03T19:43:00Z">
        <w:r>
          <w:rPr>
            <w:lang w:val="es-ES"/>
          </w:rPr>
          <w:t xml:space="preserve">Figura 26 – </w:t>
        </w:r>
        <w:proofErr w:type="spellStart"/>
        <w:r>
          <w:rPr>
            <w:lang w:val="es-ES"/>
          </w:rPr>
          <w:t>Gestão</w:t>
        </w:r>
        <w:proofErr w:type="spellEnd"/>
        <w:r>
          <w:rPr>
            <w:lang w:val="es-ES"/>
          </w:rPr>
          <w:t xml:space="preserve"> do banco de horas dos c</w:t>
        </w:r>
      </w:ins>
      <w:ins w:id="354" w:author="David das Neves" w:date="2025-09-03T20:44:00Z" w16du:dateUtc="2025-09-03T19:44:00Z">
        <w:r>
          <w:rPr>
            <w:lang w:val="es-ES"/>
          </w:rPr>
          <w:t>olaboradores</w:t>
        </w:r>
      </w:ins>
    </w:p>
    <w:p w14:paraId="64A91487" w14:textId="541E095C" w:rsidR="00120039" w:rsidRDefault="00120039" w:rsidP="008F65E5">
      <w:pPr>
        <w:rPr>
          <w:ins w:id="355" w:author="David das Neves" w:date="2025-09-03T20:48:00Z" w16du:dateUtc="2025-09-03T19:48:00Z"/>
          <w:lang w:val="es-ES"/>
        </w:rPr>
      </w:pPr>
      <w:ins w:id="356" w:author="David das Neves" w:date="2025-09-03T20:48:00Z" w16du:dateUtc="2025-09-03T19:48:00Z">
        <w:r>
          <w:rPr>
            <w:noProof/>
          </w:rPr>
          <w:lastRenderedPageBreak/>
          <w:drawing>
            <wp:inline distT="0" distB="0" distL="0" distR="0" wp14:anchorId="168E1F7B" wp14:editId="3FB5E40A">
              <wp:extent cx="5731510" cy="2337435"/>
              <wp:effectExtent l="0" t="0" r="2540" b="5715"/>
              <wp:docPr id="341322184" name="Picture 8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1322184" name="Picture 8" descr="A screenshot of a computer&#10;&#10;AI-generated content may be incorrect."/>
                      <pic:cNvPicPr>
                        <a:picLocks noChangeAspect="1" noChangeArrowheads="1"/>
                      </pic:cNvPicPr>
                    </pic:nvPicPr>
                    <pic:blipFill>
                      <a:blip r:embed="rId3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2337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FCE2CA8" w14:textId="3FCD4D85" w:rsidR="00120039" w:rsidRDefault="00120039" w:rsidP="008F65E5">
      <w:pPr>
        <w:rPr>
          <w:ins w:id="357" w:author="David das Neves" w:date="2025-09-03T20:49:00Z" w16du:dateUtc="2025-09-03T19:49:00Z"/>
          <w:lang w:val="es-ES"/>
        </w:rPr>
      </w:pPr>
      <w:ins w:id="358" w:author="David das Neves" w:date="2025-09-03T20:48:00Z" w16du:dateUtc="2025-09-03T19:48:00Z">
        <w:r>
          <w:rPr>
            <w:lang w:val="es-ES"/>
          </w:rPr>
          <w:t xml:space="preserve">Figura 27 </w:t>
        </w:r>
      </w:ins>
      <w:ins w:id="359" w:author="David das Neves" w:date="2025-09-03T20:49:00Z" w16du:dateUtc="2025-09-03T19:49:00Z">
        <w:r>
          <w:rPr>
            <w:lang w:val="es-ES"/>
          </w:rPr>
          <w:t>–</w:t>
        </w:r>
      </w:ins>
      <w:ins w:id="360" w:author="David das Neves" w:date="2025-09-03T20:48:00Z" w16du:dateUtc="2025-09-03T19:48:00Z">
        <w:r>
          <w:rPr>
            <w:lang w:val="es-ES"/>
          </w:rPr>
          <w:t xml:space="preserve"> </w:t>
        </w:r>
        <w:proofErr w:type="spellStart"/>
        <w:r>
          <w:rPr>
            <w:lang w:val="es-ES"/>
          </w:rPr>
          <w:t>Gest</w:t>
        </w:r>
      </w:ins>
      <w:ins w:id="361" w:author="David das Neves" w:date="2025-09-03T20:49:00Z" w16du:dateUtc="2025-09-03T19:49:00Z">
        <w:r>
          <w:rPr>
            <w:lang w:val="es-ES"/>
          </w:rPr>
          <w:t>ão</w:t>
        </w:r>
        <w:proofErr w:type="spellEnd"/>
        <w:r>
          <w:rPr>
            <w:lang w:val="es-ES"/>
          </w:rPr>
          <w:t xml:space="preserve"> das </w:t>
        </w:r>
        <w:proofErr w:type="spellStart"/>
        <w:r>
          <w:rPr>
            <w:lang w:val="es-ES"/>
          </w:rPr>
          <w:t>compensações</w:t>
        </w:r>
        <w:proofErr w:type="spellEnd"/>
        <w:r>
          <w:rPr>
            <w:lang w:val="es-ES"/>
          </w:rPr>
          <w:t xml:space="preserve"> dos colaboradores</w:t>
        </w:r>
      </w:ins>
    </w:p>
    <w:p w14:paraId="0B9E42B6" w14:textId="18707264" w:rsidR="00120039" w:rsidRDefault="00120039" w:rsidP="008F65E5">
      <w:pPr>
        <w:rPr>
          <w:ins w:id="362" w:author="David das Neves" w:date="2025-09-03T20:49:00Z" w16du:dateUtc="2025-09-03T19:49:00Z"/>
          <w:lang w:val="es-ES"/>
        </w:rPr>
      </w:pPr>
      <w:ins w:id="363" w:author="David das Neves" w:date="2025-09-03T20:50:00Z" w16du:dateUtc="2025-09-03T19:50:00Z">
        <w:r>
          <w:rPr>
            <w:noProof/>
          </w:rPr>
          <w:drawing>
            <wp:inline distT="0" distB="0" distL="0" distR="0" wp14:anchorId="3AD5F516" wp14:editId="31B9C159">
              <wp:extent cx="5010150" cy="647700"/>
              <wp:effectExtent l="0" t="0" r="0" b="0"/>
              <wp:docPr id="908368598" name="Picture 10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08368598" name="Picture 10" descr="A screenshot of a computer&#10;&#10;AI-generated content may be incorrect."/>
                      <pic:cNvPicPr>
                        <a:picLocks noChangeAspect="1" noChangeArrowheads="1"/>
                      </pic:cNvPicPr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10150" cy="647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</w:rPr>
          <w:t xml:space="preserve"> </w:t>
        </w:r>
      </w:ins>
    </w:p>
    <w:p w14:paraId="629E9D78" w14:textId="732F7D93" w:rsidR="00120039" w:rsidRDefault="00120039" w:rsidP="008F65E5">
      <w:pPr>
        <w:rPr>
          <w:lang w:val="es-ES"/>
        </w:rPr>
      </w:pPr>
      <w:ins w:id="364" w:author="David das Neves" w:date="2025-09-03T20:49:00Z" w16du:dateUtc="2025-09-03T19:49:00Z">
        <w:r>
          <w:rPr>
            <w:lang w:val="es-ES"/>
          </w:rPr>
          <w:t xml:space="preserve">Figura 28 – Inserir </w:t>
        </w:r>
      </w:ins>
      <w:proofErr w:type="spellStart"/>
      <w:ins w:id="365" w:author="David das Neves" w:date="2025-09-03T20:50:00Z" w16du:dateUtc="2025-09-03T19:50:00Z">
        <w:r>
          <w:rPr>
            <w:lang w:val="es-ES"/>
          </w:rPr>
          <w:t>compensação</w:t>
        </w:r>
      </w:ins>
      <w:proofErr w:type="spellEnd"/>
    </w:p>
    <w:p w14:paraId="7CE69978" w14:textId="267211BC" w:rsidR="008F65E5" w:rsidRDefault="008F65E5" w:rsidP="008F65E5">
      <w:pPr>
        <w:rPr>
          <w:lang w:val="es-ES"/>
        </w:rPr>
      </w:pPr>
      <w:r>
        <w:rPr>
          <w:lang w:val="es-ES"/>
        </w:rPr>
        <w:t xml:space="preserve">Em suma, a </w:t>
      </w:r>
      <w:proofErr w:type="spellStart"/>
      <w:r>
        <w:rPr>
          <w:lang w:val="es-ES"/>
        </w:rPr>
        <w:t>utilização</w:t>
      </w:r>
      <w:proofErr w:type="spellEnd"/>
      <w:r>
        <w:rPr>
          <w:lang w:val="es-ES"/>
        </w:rPr>
        <w:t xml:space="preserve"> de JavaScript no </w:t>
      </w:r>
      <w:proofErr w:type="spellStart"/>
      <w:r>
        <w:rPr>
          <w:lang w:val="es-ES"/>
        </w:rPr>
        <w:t>projeto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cuidadosamente integrado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os restantes componentes tecnológicos, </w:t>
      </w:r>
      <w:proofErr w:type="spellStart"/>
      <w:r>
        <w:rPr>
          <w:lang w:val="es-ES"/>
        </w:rPr>
        <w:t>as</w:t>
      </w:r>
      <w:r w:rsidR="009C460A">
        <w:rPr>
          <w:lang w:val="es-ES"/>
        </w:rPr>
        <w:t>s</w:t>
      </w:r>
      <w:r>
        <w:rPr>
          <w:lang w:val="es-ES"/>
        </w:rPr>
        <w:t>egurando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navegação</w:t>
      </w:r>
      <w:proofErr w:type="spellEnd"/>
      <w:r>
        <w:rPr>
          <w:lang w:val="es-ES"/>
        </w:rPr>
        <w:t xml:space="preserve"> fluida, </w:t>
      </w:r>
      <w:proofErr w:type="spellStart"/>
      <w:r>
        <w:rPr>
          <w:lang w:val="es-ES"/>
        </w:rPr>
        <w:t>interativa</w:t>
      </w:r>
      <w:proofErr w:type="spellEnd"/>
      <w:r>
        <w:rPr>
          <w:lang w:val="es-ES"/>
        </w:rPr>
        <w:t xml:space="preserve"> e adaptada </w:t>
      </w:r>
      <w:proofErr w:type="spellStart"/>
      <w:r>
        <w:rPr>
          <w:lang w:val="es-ES"/>
        </w:rPr>
        <w:t>aos</w:t>
      </w:r>
      <w:proofErr w:type="spellEnd"/>
      <w:r>
        <w:rPr>
          <w:lang w:val="es-ES"/>
        </w:rPr>
        <w:t xml:space="preserve"> diferentes </w:t>
      </w:r>
      <w:proofErr w:type="spellStart"/>
      <w:r>
        <w:rPr>
          <w:lang w:val="es-ES"/>
        </w:rPr>
        <w:t>perfis</w:t>
      </w:r>
      <w:proofErr w:type="spellEnd"/>
      <w:r>
        <w:rPr>
          <w:lang w:val="es-ES"/>
        </w:rPr>
        <w:t xml:space="preserve"> de utilizador como o público </w:t>
      </w:r>
      <w:proofErr w:type="spellStart"/>
      <w:r>
        <w:rPr>
          <w:lang w:val="es-ES"/>
        </w:rPr>
        <w:t>geral</w:t>
      </w:r>
      <w:proofErr w:type="spellEnd"/>
      <w:r>
        <w:rPr>
          <w:lang w:val="es-ES"/>
        </w:rPr>
        <w:t xml:space="preserve">, colaboradores e </w:t>
      </w:r>
      <w:proofErr w:type="spellStart"/>
      <w:r>
        <w:rPr>
          <w:lang w:val="es-ES"/>
        </w:rPr>
        <w:t>direção</w:t>
      </w:r>
      <w:proofErr w:type="spellEnd"/>
      <w:r>
        <w:rPr>
          <w:lang w:val="es-ES"/>
        </w:rPr>
        <w:t>.</w:t>
      </w:r>
    </w:p>
    <w:p w14:paraId="359A89C1" w14:textId="3FF236EC" w:rsidR="008F65E5" w:rsidRDefault="008F65E5" w:rsidP="008F65E5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linguagem</w:t>
      </w:r>
      <w:proofErr w:type="spellEnd"/>
      <w:r>
        <w:rPr>
          <w:lang w:val="es-ES"/>
        </w:rPr>
        <w:t xml:space="preserve"> PHP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ampliamente utilizada no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institucional, </w:t>
      </w:r>
      <w:proofErr w:type="spellStart"/>
      <w:r>
        <w:rPr>
          <w:lang w:val="es-ES"/>
        </w:rPr>
        <w:t>desempenhando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papel central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implementação</w:t>
      </w:r>
      <w:proofErr w:type="spellEnd"/>
      <w:r>
        <w:rPr>
          <w:lang w:val="es-ES"/>
        </w:rPr>
        <w:t xml:space="preserve"> da lógica de servidor,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de dados e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interação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a base de dados MySQL. A </w:t>
      </w:r>
      <w:proofErr w:type="spellStart"/>
      <w:r>
        <w:rPr>
          <w:lang w:val="es-ES"/>
        </w:rPr>
        <w:t>sua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aplicação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estendeu</w:t>
      </w:r>
      <w:proofErr w:type="spellEnd"/>
      <w:r>
        <w:rPr>
          <w:lang w:val="es-ES"/>
        </w:rPr>
        <w:t xml:space="preserve">-se tanto à área pública do site como </w:t>
      </w:r>
      <w:proofErr w:type="spellStart"/>
      <w:r>
        <w:rPr>
          <w:lang w:val="es-ES"/>
        </w:rPr>
        <w:t>às</w:t>
      </w:r>
      <w:proofErr w:type="spellEnd"/>
      <w:r>
        <w:rPr>
          <w:lang w:val="es-ES"/>
        </w:rPr>
        <w:t xml:space="preserve"> áreas reservadas a colaboradores e à </w:t>
      </w:r>
      <w:proofErr w:type="spellStart"/>
      <w:r>
        <w:rPr>
          <w:lang w:val="es-ES"/>
        </w:rPr>
        <w:t>direção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as</w:t>
      </w:r>
      <w:ins w:id="366" w:author="David das Neves" w:date="2025-09-04T16:22:00Z" w16du:dateUtc="2025-09-04T15:22:00Z">
        <w:r w:rsidR="00DD1AC1">
          <w:rPr>
            <w:lang w:val="es-ES"/>
          </w:rPr>
          <w:t>s</w:t>
        </w:r>
      </w:ins>
      <w:r>
        <w:rPr>
          <w:lang w:val="es-ES"/>
        </w:rPr>
        <w:t>egurando</w:t>
      </w:r>
      <w:proofErr w:type="spellEnd"/>
      <w:r>
        <w:rPr>
          <w:lang w:val="es-ES"/>
        </w:rPr>
        <w:t xml:space="preserve"> funcionalidades </w:t>
      </w:r>
      <w:proofErr w:type="spellStart"/>
      <w:r>
        <w:rPr>
          <w:lang w:val="es-ES"/>
        </w:rPr>
        <w:t>dinâmicas</w:t>
      </w:r>
      <w:proofErr w:type="spellEnd"/>
      <w:r>
        <w:rPr>
          <w:lang w:val="es-ES"/>
        </w:rPr>
        <w:t xml:space="preserve">, seguras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adaptadas </w:t>
      </w:r>
      <w:proofErr w:type="spellStart"/>
      <w:r>
        <w:rPr>
          <w:lang w:val="es-ES"/>
        </w:rPr>
        <w:t>aos</w:t>
      </w:r>
      <w:proofErr w:type="spellEnd"/>
      <w:r>
        <w:rPr>
          <w:lang w:val="es-ES"/>
        </w:rPr>
        <w:t xml:space="preserve"> diferentes </w:t>
      </w:r>
      <w:proofErr w:type="spellStart"/>
      <w:r>
        <w:rPr>
          <w:lang w:val="es-ES"/>
        </w:rPr>
        <w:t>perfis</w:t>
      </w:r>
      <w:proofErr w:type="spellEnd"/>
      <w:r>
        <w:rPr>
          <w:lang w:val="es-ES"/>
        </w:rPr>
        <w:t xml:space="preserve"> de utilizador.</w:t>
      </w:r>
    </w:p>
    <w:p w14:paraId="04A38004" w14:textId="77777777" w:rsidR="008F65E5" w:rsidRDefault="008F65E5" w:rsidP="008F65E5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ligação</w:t>
      </w:r>
      <w:proofErr w:type="spellEnd"/>
      <w:r>
        <w:rPr>
          <w:lang w:val="es-ES"/>
        </w:rPr>
        <w:t xml:space="preserve"> à base de dados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estabelecida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ficheiros</w:t>
      </w:r>
      <w:proofErr w:type="spellEnd"/>
      <w:r>
        <w:rPr>
          <w:lang w:val="es-ES"/>
        </w:rPr>
        <w:t xml:space="preserve"> dedicados, como o </w:t>
      </w:r>
      <w:proofErr w:type="spellStart"/>
      <w:r>
        <w:rPr>
          <w:lang w:val="es-ES"/>
        </w:rPr>
        <w:t>ligaBD.php</w:t>
      </w:r>
      <w:proofErr w:type="spellEnd"/>
      <w:r>
        <w:rPr>
          <w:lang w:val="es-ES"/>
        </w:rPr>
        <w:t xml:space="preserve">, utilizando tanto a </w:t>
      </w:r>
      <w:proofErr w:type="spellStart"/>
      <w:r>
        <w:rPr>
          <w:lang w:val="es-ES"/>
        </w:rPr>
        <w:t>extensão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MySQLi</w:t>
      </w:r>
      <w:proofErr w:type="spellEnd"/>
      <w:r>
        <w:rPr>
          <w:lang w:val="es-ES"/>
        </w:rPr>
        <w:t xml:space="preserve"> como PDO, </w:t>
      </w:r>
      <w:proofErr w:type="spellStart"/>
      <w:r>
        <w:rPr>
          <w:lang w:val="es-ES"/>
        </w:rPr>
        <w:t>consoante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funcionalidade</w:t>
      </w:r>
      <w:proofErr w:type="spellEnd"/>
      <w:r>
        <w:rPr>
          <w:lang w:val="es-ES"/>
        </w:rPr>
        <w:t xml:space="preserve">. Esta </w:t>
      </w:r>
      <w:proofErr w:type="spellStart"/>
      <w:r>
        <w:rPr>
          <w:lang w:val="es-ES"/>
        </w:rPr>
        <w:t>abordagem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permitiu</w:t>
      </w:r>
      <w:proofErr w:type="spellEnd"/>
      <w:r>
        <w:rPr>
          <w:lang w:val="es-ES"/>
        </w:rPr>
        <w:t xml:space="preserve"> centralizar as </w:t>
      </w:r>
      <w:proofErr w:type="spellStart"/>
      <w:r>
        <w:rPr>
          <w:lang w:val="es-ES"/>
        </w:rPr>
        <w:t>credenciais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acesso</w:t>
      </w:r>
      <w:proofErr w:type="spellEnd"/>
      <w:r>
        <w:rPr>
          <w:lang w:val="es-ES"/>
        </w:rPr>
        <w:t xml:space="preserve"> e garantir a </w:t>
      </w:r>
      <w:proofErr w:type="spellStart"/>
      <w:r>
        <w:rPr>
          <w:lang w:val="es-ES"/>
        </w:rPr>
        <w:t>reutilização</w:t>
      </w:r>
      <w:proofErr w:type="spellEnd"/>
      <w:r>
        <w:rPr>
          <w:lang w:val="es-ES"/>
        </w:rPr>
        <w:t xml:space="preserve"> do código, </w:t>
      </w:r>
      <w:proofErr w:type="spellStart"/>
      <w:r>
        <w:rPr>
          <w:lang w:val="es-ES"/>
        </w:rPr>
        <w:t>promovendo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organização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segurança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aplicação</w:t>
      </w:r>
      <w:proofErr w:type="spellEnd"/>
      <w:r>
        <w:rPr>
          <w:lang w:val="es-ES"/>
        </w:rPr>
        <w:t>.</w:t>
      </w:r>
    </w:p>
    <w:p w14:paraId="0F72D733" w14:textId="466750C5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área pública, o PHP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utilizado para </w:t>
      </w:r>
      <w:proofErr w:type="spellStart"/>
      <w:r>
        <w:rPr>
          <w:lang w:val="es-ES"/>
        </w:rPr>
        <w:t>proce</w:t>
      </w:r>
      <w:ins w:id="367" w:author="David das Neves" w:date="2025-09-04T16:22:00Z" w16du:dateUtc="2025-09-04T15:22:00Z">
        <w:r w:rsidR="00DD1AC1">
          <w:rPr>
            <w:lang w:val="es-ES"/>
          </w:rPr>
          <w:t>s</w:t>
        </w:r>
      </w:ins>
      <w:r>
        <w:rPr>
          <w:lang w:val="es-ES"/>
        </w:rPr>
        <w:t>sar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formulários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inscrição</w:t>
      </w:r>
      <w:proofErr w:type="spellEnd"/>
      <w:r>
        <w:rPr>
          <w:lang w:val="es-ES"/>
        </w:rPr>
        <w:t xml:space="preserve"> e candidatura, como nos </w:t>
      </w:r>
      <w:proofErr w:type="spellStart"/>
      <w:r>
        <w:rPr>
          <w:lang w:val="es-ES"/>
        </w:rPr>
        <w:t>ficheiros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inscricao.php</w:t>
      </w:r>
      <w:proofErr w:type="spellEnd"/>
      <w:r>
        <w:rPr>
          <w:lang w:val="es-ES"/>
        </w:rPr>
        <w:t xml:space="preserve"> e </w:t>
      </w:r>
      <w:proofErr w:type="spellStart"/>
      <w:ins w:id="368" w:author="David das Neves" w:date="2025-09-03T20:57:00Z" w16du:dateUtc="2025-09-03T19:57:00Z">
        <w:r w:rsidR="009C460A">
          <w:rPr>
            <w:lang w:val="es-ES"/>
          </w:rPr>
          <w:t>registration</w:t>
        </w:r>
      </w:ins>
      <w:del w:id="369" w:author="David das Neves" w:date="2025-09-03T20:57:00Z" w16du:dateUtc="2025-09-03T19:57:00Z">
        <w:r w:rsidDel="009C460A">
          <w:rPr>
            <w:lang w:val="es-ES"/>
          </w:rPr>
          <w:delText>aplication</w:delText>
        </w:r>
      </w:del>
      <w:r>
        <w:rPr>
          <w:lang w:val="es-ES"/>
        </w:rPr>
        <w:t>.php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assegurando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envio</w:t>
      </w:r>
      <w:proofErr w:type="spellEnd"/>
      <w:r>
        <w:rPr>
          <w:lang w:val="es-ES"/>
        </w:rPr>
        <w:t xml:space="preserve"> e o </w:t>
      </w:r>
      <w:proofErr w:type="spellStart"/>
      <w:r>
        <w:rPr>
          <w:lang w:val="es-ES"/>
        </w:rPr>
        <w:lastRenderedPageBreak/>
        <w:t>tratamento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adequado</w:t>
      </w:r>
      <w:proofErr w:type="spellEnd"/>
      <w:r>
        <w:rPr>
          <w:lang w:val="es-ES"/>
        </w:rPr>
        <w:t xml:space="preserve"> dos dados </w:t>
      </w:r>
      <w:proofErr w:type="spellStart"/>
      <w:r>
        <w:rPr>
          <w:lang w:val="es-ES"/>
        </w:rPr>
        <w:t>submetidos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Após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submissão</w:t>
      </w:r>
      <w:proofErr w:type="spellEnd"/>
      <w:r>
        <w:rPr>
          <w:lang w:val="es-ES"/>
        </w:rPr>
        <w:t xml:space="preserve">, os utilizadores </w:t>
      </w:r>
      <w:proofErr w:type="spellStart"/>
      <w:r>
        <w:rPr>
          <w:lang w:val="es-ES"/>
        </w:rPr>
        <w:t>são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redirecionados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mensagens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confirmação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reforçando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usabilidade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aplicação</w:t>
      </w:r>
      <w:proofErr w:type="spellEnd"/>
      <w:r>
        <w:rPr>
          <w:lang w:val="es-ES"/>
        </w:rPr>
        <w:t>.</w:t>
      </w:r>
    </w:p>
    <w:p w14:paraId="43B6666A" w14:textId="77777777" w:rsidR="008F65E5" w:rsidRDefault="008F65E5" w:rsidP="008F65E5">
      <w:pPr>
        <w:rPr>
          <w:lang w:val="es-ES"/>
        </w:rPr>
      </w:pP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funcionalidade</w:t>
      </w:r>
      <w:proofErr w:type="spellEnd"/>
      <w:r>
        <w:rPr>
          <w:lang w:val="es-ES"/>
        </w:rPr>
        <w:t xml:space="preserve"> relevante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avaliações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reviews</w:t>
      </w:r>
      <w:proofErr w:type="spellEnd"/>
      <w:r>
        <w:rPr>
          <w:lang w:val="es-ES"/>
        </w:rPr>
        <w:t xml:space="preserve">) por parte dos </w:t>
      </w:r>
      <w:proofErr w:type="spellStart"/>
      <w:r>
        <w:rPr>
          <w:lang w:val="es-ES"/>
        </w:rPr>
        <w:t>encarregados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educação</w:t>
      </w:r>
      <w:proofErr w:type="spellEnd"/>
      <w:r>
        <w:rPr>
          <w:lang w:val="es-ES"/>
        </w:rPr>
        <w:t xml:space="preserve">. O </w:t>
      </w:r>
      <w:proofErr w:type="spellStart"/>
      <w:r>
        <w:rPr>
          <w:lang w:val="es-ES"/>
        </w:rPr>
        <w:t>ficheiro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save_review.php</w:t>
      </w:r>
      <w:proofErr w:type="spellEnd"/>
      <w:r>
        <w:rPr>
          <w:lang w:val="es-ES"/>
        </w:rPr>
        <w:t xml:space="preserve"> recebe os dados </w:t>
      </w:r>
      <w:proofErr w:type="spellStart"/>
      <w:r>
        <w:rPr>
          <w:lang w:val="es-ES"/>
        </w:rPr>
        <w:t>submetidos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formulário</w:t>
      </w:r>
      <w:proofErr w:type="spellEnd"/>
      <w:r>
        <w:rPr>
          <w:lang w:val="es-ES"/>
        </w:rPr>
        <w:t xml:space="preserve">, valida os campos </w:t>
      </w:r>
      <w:proofErr w:type="spellStart"/>
      <w:r>
        <w:rPr>
          <w:lang w:val="es-ES"/>
        </w:rPr>
        <w:t>obrigatórios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insere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avaliação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base de dados. Por </w:t>
      </w:r>
      <w:proofErr w:type="spellStart"/>
      <w:r>
        <w:rPr>
          <w:lang w:val="es-ES"/>
        </w:rPr>
        <w:t>sua</w:t>
      </w:r>
      <w:proofErr w:type="spellEnd"/>
      <w:r>
        <w:rPr>
          <w:lang w:val="es-ES"/>
        </w:rPr>
        <w:t xml:space="preserve"> vez, o </w:t>
      </w:r>
      <w:proofErr w:type="spellStart"/>
      <w:r>
        <w:rPr>
          <w:lang w:val="es-ES"/>
        </w:rPr>
        <w:t>ficheiro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get_reviews.php</w:t>
      </w:r>
      <w:proofErr w:type="spellEnd"/>
      <w:r>
        <w:rPr>
          <w:lang w:val="es-ES"/>
        </w:rPr>
        <w:t xml:space="preserve"> recupera todas as </w:t>
      </w:r>
      <w:proofErr w:type="spellStart"/>
      <w:r>
        <w:rPr>
          <w:lang w:val="es-ES"/>
        </w:rPr>
        <w:t>avaliações</w:t>
      </w:r>
      <w:proofErr w:type="spellEnd"/>
      <w:r>
        <w:rPr>
          <w:lang w:val="es-ES"/>
        </w:rPr>
        <w:t xml:space="preserve"> existentes e </w:t>
      </w:r>
      <w:proofErr w:type="spellStart"/>
      <w:r>
        <w:rPr>
          <w:lang w:val="es-ES"/>
        </w:rPr>
        <w:t>devolve</w:t>
      </w:r>
      <w:proofErr w:type="spellEnd"/>
      <w:r>
        <w:rPr>
          <w:lang w:val="es-ES"/>
        </w:rPr>
        <w:t xml:space="preserve">-as em formato JSON,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sua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apresentação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dinâmica</w:t>
      </w:r>
      <w:proofErr w:type="spellEnd"/>
      <w:r>
        <w:rPr>
          <w:lang w:val="es-ES"/>
        </w:rPr>
        <w:t xml:space="preserve"> no </w:t>
      </w: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JavaScript. Esta </w:t>
      </w:r>
      <w:proofErr w:type="spellStart"/>
      <w:r>
        <w:rPr>
          <w:lang w:val="es-ES"/>
        </w:rPr>
        <w:t>funcionalidade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promove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interatividade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transparência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que os visitantes </w:t>
      </w:r>
      <w:proofErr w:type="spellStart"/>
      <w:r>
        <w:rPr>
          <w:lang w:val="es-ES"/>
        </w:rPr>
        <w:t>consultem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experiências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partilhadas</w:t>
      </w:r>
      <w:proofErr w:type="spellEnd"/>
      <w:r>
        <w:rPr>
          <w:lang w:val="es-ES"/>
        </w:rPr>
        <w:t xml:space="preserve"> por </w:t>
      </w:r>
      <w:proofErr w:type="spellStart"/>
      <w:r>
        <w:rPr>
          <w:lang w:val="es-ES"/>
        </w:rPr>
        <w:t>outros</w:t>
      </w:r>
      <w:proofErr w:type="spellEnd"/>
      <w:r>
        <w:rPr>
          <w:lang w:val="es-ES"/>
        </w:rPr>
        <w:t xml:space="preserve"> utilizadores.</w:t>
      </w:r>
    </w:p>
    <w:p w14:paraId="4783D4C3" w14:textId="046162A5" w:rsidR="008F65E5" w:rsidRDefault="008F65E5" w:rsidP="008F65E5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de utilizadores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implementada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dos </w:t>
      </w:r>
      <w:proofErr w:type="spellStart"/>
      <w:r>
        <w:rPr>
          <w:lang w:val="es-ES"/>
        </w:rPr>
        <w:t>ficheiros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registo.php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login.php</w:t>
      </w:r>
      <w:proofErr w:type="spellEnd"/>
      <w:r>
        <w:rPr>
          <w:lang w:val="es-ES"/>
        </w:rPr>
        <w:t xml:space="preserve">. o </w:t>
      </w:r>
      <w:proofErr w:type="spellStart"/>
      <w:r>
        <w:rPr>
          <w:lang w:val="es-ES"/>
        </w:rPr>
        <w:t>registo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inclui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verificação</w:t>
      </w:r>
      <w:proofErr w:type="spellEnd"/>
      <w:r>
        <w:rPr>
          <w:lang w:val="es-ES"/>
        </w:rPr>
        <w:t xml:space="preserve"> de duplicados e a </w:t>
      </w:r>
      <w:proofErr w:type="spellStart"/>
      <w:r>
        <w:rPr>
          <w:lang w:val="es-ES"/>
        </w:rPr>
        <w:t>encriptação</w:t>
      </w:r>
      <w:proofErr w:type="spellEnd"/>
      <w:r>
        <w:rPr>
          <w:lang w:val="es-ES"/>
        </w:rPr>
        <w:t xml:space="preserve"> segura das </w:t>
      </w:r>
      <w:proofErr w:type="spellStart"/>
      <w:r>
        <w:rPr>
          <w:lang w:val="es-ES"/>
        </w:rPr>
        <w:t>palavras-passe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password_</w:t>
      </w:r>
      <w:proofErr w:type="gramStart"/>
      <w:r>
        <w:rPr>
          <w:lang w:val="es-ES"/>
        </w:rPr>
        <w:t>hash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). O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valida as </w:t>
      </w:r>
      <w:proofErr w:type="spellStart"/>
      <w:r>
        <w:rPr>
          <w:lang w:val="es-ES"/>
        </w:rPr>
        <w:t>credenciais</w:t>
      </w:r>
      <w:proofErr w:type="spellEnd"/>
      <w:r>
        <w:rPr>
          <w:lang w:val="es-ES"/>
        </w:rPr>
        <w:t xml:space="preserve"> e inicia </w:t>
      </w:r>
      <w:proofErr w:type="spellStart"/>
      <w:r>
        <w:rPr>
          <w:lang w:val="es-ES"/>
        </w:rPr>
        <w:t>sessões</w:t>
      </w:r>
      <w:proofErr w:type="spellEnd"/>
      <w:r>
        <w:rPr>
          <w:lang w:val="es-ES"/>
        </w:rPr>
        <w:t xml:space="preserve"> seguras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$_SESSION, </w:t>
      </w:r>
      <w:proofErr w:type="spellStart"/>
      <w:r>
        <w:rPr>
          <w:lang w:val="es-ES"/>
        </w:rPr>
        <w:t>atribuindo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permissões</w:t>
      </w:r>
      <w:proofErr w:type="spellEnd"/>
      <w:r>
        <w:rPr>
          <w:lang w:val="es-ES"/>
        </w:rPr>
        <w:t xml:space="preserve"> distintas </w:t>
      </w:r>
      <w:proofErr w:type="spellStart"/>
      <w:r>
        <w:rPr>
          <w:lang w:val="es-ES"/>
        </w:rPr>
        <w:t>consoante</w:t>
      </w:r>
      <w:proofErr w:type="spellEnd"/>
      <w:r>
        <w:rPr>
          <w:lang w:val="es-ES"/>
        </w:rPr>
        <w:t xml:space="preserve"> o perfil do utilizador (colaborador </w:t>
      </w:r>
      <w:proofErr w:type="spellStart"/>
      <w:r>
        <w:rPr>
          <w:lang w:val="es-ES"/>
        </w:rPr>
        <w:t>ou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dire</w:t>
      </w:r>
      <w:ins w:id="370" w:author="David das Neves" w:date="2025-09-03T20:58:00Z" w16du:dateUtc="2025-09-03T19:58:00Z">
        <w:r w:rsidR="009C460A">
          <w:rPr>
            <w:lang w:val="es-ES"/>
          </w:rPr>
          <w:t>ção</w:t>
        </w:r>
      </w:ins>
      <w:proofErr w:type="spellEnd"/>
      <w:del w:id="371" w:author="David das Neves" w:date="2025-09-03T20:58:00Z" w16du:dateUtc="2025-09-03T19:58:00Z">
        <w:r w:rsidDel="009C460A">
          <w:rPr>
            <w:lang w:val="es-ES"/>
          </w:rPr>
          <w:delText>tora</w:delText>
        </w:r>
      </w:del>
      <w:r>
        <w:rPr>
          <w:lang w:val="es-ES"/>
        </w:rPr>
        <w:t xml:space="preserve">). A </w:t>
      </w:r>
      <w:proofErr w:type="spellStart"/>
      <w:r>
        <w:rPr>
          <w:lang w:val="es-ES"/>
        </w:rPr>
        <w:t>segurança</w:t>
      </w:r>
      <w:proofErr w:type="spellEnd"/>
      <w:r>
        <w:rPr>
          <w:lang w:val="es-ES"/>
        </w:rPr>
        <w:t xml:space="preserve"> das áreas </w:t>
      </w:r>
      <w:proofErr w:type="spellStart"/>
      <w:r>
        <w:rPr>
          <w:lang w:val="es-ES"/>
        </w:rPr>
        <w:t>restritas</w:t>
      </w:r>
      <w:proofErr w:type="spellEnd"/>
      <w:r>
        <w:rPr>
          <w:lang w:val="es-ES"/>
        </w:rPr>
        <w:t xml:space="preserve"> é </w:t>
      </w:r>
      <w:proofErr w:type="spellStart"/>
      <w:r>
        <w:rPr>
          <w:lang w:val="es-ES"/>
        </w:rPr>
        <w:t>assegurada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verificação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sessões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ativas</w:t>
      </w:r>
      <w:proofErr w:type="spellEnd"/>
      <w:r>
        <w:rPr>
          <w:lang w:val="es-ES"/>
        </w:rPr>
        <w:t xml:space="preserve">, e o </w:t>
      </w:r>
      <w:proofErr w:type="spellStart"/>
      <w:r>
        <w:rPr>
          <w:lang w:val="es-ES"/>
        </w:rPr>
        <w:t>ficheiro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logout.php</w:t>
      </w:r>
      <w:proofErr w:type="spellEnd"/>
      <w:r>
        <w:rPr>
          <w:lang w:val="es-ES"/>
        </w:rPr>
        <w:t xml:space="preserve"> permite terminar a </w:t>
      </w:r>
      <w:proofErr w:type="spellStart"/>
      <w:r>
        <w:rPr>
          <w:lang w:val="es-ES"/>
        </w:rPr>
        <w:t>sessão</w:t>
      </w:r>
      <w:proofErr w:type="spellEnd"/>
      <w:r>
        <w:rPr>
          <w:lang w:val="es-ES"/>
        </w:rPr>
        <w:t xml:space="preserve"> de forma segura.</w:t>
      </w:r>
    </w:p>
    <w:p w14:paraId="27861808" w14:textId="626456E4" w:rsidR="008F65E5" w:rsidRDefault="008F65E5" w:rsidP="008F65E5">
      <w:pPr>
        <w:rPr>
          <w:lang w:val="es-ES"/>
        </w:rPr>
      </w:pPr>
      <w:r>
        <w:rPr>
          <w:lang w:val="es-ES"/>
        </w:rPr>
        <w:t xml:space="preserve">A área reservada </w:t>
      </w:r>
      <w:proofErr w:type="spellStart"/>
      <w:r>
        <w:rPr>
          <w:lang w:val="es-ES"/>
        </w:rPr>
        <w:t>aos</w:t>
      </w:r>
      <w:proofErr w:type="spellEnd"/>
      <w:r>
        <w:rPr>
          <w:lang w:val="es-ES"/>
        </w:rPr>
        <w:t xml:space="preserve"> colaboradores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desenvolvida</w:t>
      </w:r>
      <w:proofErr w:type="spellEnd"/>
      <w:r>
        <w:rPr>
          <w:lang w:val="es-ES"/>
        </w:rPr>
        <w:t xml:space="preserve"> no </w:t>
      </w:r>
      <w:proofErr w:type="spellStart"/>
      <w:r>
        <w:rPr>
          <w:lang w:val="es-ES"/>
        </w:rPr>
        <w:t>ficheiro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user.php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registo</w:t>
      </w:r>
      <w:proofErr w:type="spellEnd"/>
      <w:r>
        <w:rPr>
          <w:lang w:val="es-ES"/>
        </w:rPr>
        <w:t xml:space="preserve"> de horas de entrada e </w:t>
      </w:r>
      <w:proofErr w:type="spellStart"/>
      <w:r>
        <w:rPr>
          <w:lang w:val="es-ES"/>
        </w:rPr>
        <w:t>saída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bem</w:t>
      </w:r>
      <w:proofErr w:type="spellEnd"/>
      <w:r>
        <w:rPr>
          <w:lang w:val="es-ES"/>
        </w:rPr>
        <w:t xml:space="preserve"> como a consulta do banco de horas acumulado. O sistema valida se </w:t>
      </w:r>
      <w:proofErr w:type="spellStart"/>
      <w:r>
        <w:rPr>
          <w:lang w:val="es-ES"/>
        </w:rPr>
        <w:t>já</w:t>
      </w:r>
      <w:proofErr w:type="spellEnd"/>
      <w:r>
        <w:rPr>
          <w:lang w:val="es-ES"/>
        </w:rPr>
        <w:t xml:space="preserve"> existe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registo</w:t>
      </w:r>
      <w:proofErr w:type="spellEnd"/>
      <w:r>
        <w:rPr>
          <w:lang w:val="es-ES"/>
        </w:rPr>
        <w:t xml:space="preserve"> para o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em </w:t>
      </w:r>
      <w:proofErr w:type="spellStart"/>
      <w:r>
        <w:rPr>
          <w:lang w:val="es-ES"/>
        </w:rPr>
        <w:t>questão</w:t>
      </w:r>
      <w:proofErr w:type="spellEnd"/>
      <w:r>
        <w:rPr>
          <w:lang w:val="es-ES"/>
        </w:rPr>
        <w:t xml:space="preserve">, evitando duplicados, e calcula </w:t>
      </w:r>
      <w:proofErr w:type="spellStart"/>
      <w:r>
        <w:rPr>
          <w:lang w:val="es-ES"/>
        </w:rPr>
        <w:t>automaticamente</w:t>
      </w:r>
      <w:proofErr w:type="spellEnd"/>
      <w:r>
        <w:rPr>
          <w:lang w:val="es-ES"/>
        </w:rPr>
        <w:t xml:space="preserve"> o saldo de horas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base </w:t>
      </w:r>
      <w:proofErr w:type="spellStart"/>
      <w:r>
        <w:rPr>
          <w:lang w:val="es-ES"/>
        </w:rPr>
        <w:t>nas</w:t>
      </w:r>
      <w:proofErr w:type="spellEnd"/>
      <w:r>
        <w:rPr>
          <w:lang w:val="es-ES"/>
        </w:rPr>
        <w:t xml:space="preserve"> horas </w:t>
      </w:r>
      <w:proofErr w:type="spellStart"/>
      <w:r>
        <w:rPr>
          <w:lang w:val="es-ES"/>
        </w:rPr>
        <w:t>trabalhadas</w:t>
      </w:r>
      <w:proofErr w:type="spellEnd"/>
      <w:r>
        <w:rPr>
          <w:lang w:val="es-ES"/>
        </w:rPr>
        <w:t xml:space="preserve">. Os colaboradores </w:t>
      </w:r>
      <w:proofErr w:type="spellStart"/>
      <w:r>
        <w:rPr>
          <w:lang w:val="es-ES"/>
        </w:rPr>
        <w:t>podem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ainda</w:t>
      </w:r>
      <w:proofErr w:type="spellEnd"/>
      <w:r>
        <w:rPr>
          <w:lang w:val="es-ES"/>
        </w:rPr>
        <w:t xml:space="preserve"> consultar os </w:t>
      </w:r>
      <w:proofErr w:type="spellStart"/>
      <w:r>
        <w:rPr>
          <w:lang w:val="es-ES"/>
        </w:rPr>
        <w:t>seus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registos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num</w:t>
      </w:r>
      <w:proofErr w:type="spellEnd"/>
      <w:r>
        <w:rPr>
          <w:lang w:val="es-ES"/>
        </w:rPr>
        <w:t xml:space="preserve"> intervalo de tempo definido,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validação</w:t>
      </w:r>
      <w:proofErr w:type="spellEnd"/>
      <w:r>
        <w:rPr>
          <w:lang w:val="es-ES"/>
        </w:rPr>
        <w:t xml:space="preserve"> de datas e </w:t>
      </w:r>
      <w:proofErr w:type="spellStart"/>
      <w:r>
        <w:rPr>
          <w:lang w:val="es-ES"/>
        </w:rPr>
        <w:t>apresentação</w:t>
      </w:r>
      <w:proofErr w:type="spellEnd"/>
      <w:r>
        <w:rPr>
          <w:lang w:val="es-ES"/>
        </w:rPr>
        <w:t xml:space="preserve"> dos dados em formatos de </w:t>
      </w:r>
      <w:proofErr w:type="spellStart"/>
      <w:r>
        <w:rPr>
          <w:lang w:val="es-ES"/>
        </w:rPr>
        <w:t>tabela</w:t>
      </w:r>
      <w:proofErr w:type="spellEnd"/>
      <w:r>
        <w:rPr>
          <w:lang w:val="es-ES"/>
        </w:rPr>
        <w:t xml:space="preserve">. Esta </w:t>
      </w:r>
      <w:proofErr w:type="spellStart"/>
      <w:r>
        <w:rPr>
          <w:lang w:val="es-ES"/>
        </w:rPr>
        <w:t>funcionalidade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promove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autonom</w:t>
      </w:r>
      <w:ins w:id="372" w:author="David das Neves" w:date="2025-09-04T16:23:00Z" w16du:dateUtc="2025-09-04T15:23:00Z">
        <w:r w:rsidR="00DD1AC1">
          <w:rPr>
            <w:lang w:val="es-ES"/>
          </w:rPr>
          <w:t>i</w:t>
        </w:r>
      </w:ins>
      <w:del w:id="373" w:author="David das Neves" w:date="2025-09-04T16:23:00Z" w16du:dateUtc="2025-09-04T15:23:00Z">
        <w:r w:rsidDel="00DD1AC1">
          <w:rPr>
            <w:lang w:val="es-ES"/>
          </w:rPr>
          <w:delText>í</w:delText>
        </w:r>
      </w:del>
      <w:r>
        <w:rPr>
          <w:lang w:val="es-ES"/>
        </w:rPr>
        <w:t>a</w:t>
      </w:r>
      <w:proofErr w:type="spellEnd"/>
      <w:r>
        <w:rPr>
          <w:lang w:val="es-ES"/>
        </w:rPr>
        <w:t xml:space="preserve"> dos colaboradores e a </w:t>
      </w:r>
      <w:proofErr w:type="spellStart"/>
      <w:r>
        <w:rPr>
          <w:lang w:val="es-ES"/>
        </w:rPr>
        <w:t>transparência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do tempo de </w:t>
      </w:r>
      <w:proofErr w:type="spellStart"/>
      <w:r>
        <w:rPr>
          <w:lang w:val="es-ES"/>
        </w:rPr>
        <w:t>trabalho</w:t>
      </w:r>
      <w:proofErr w:type="spellEnd"/>
      <w:r>
        <w:rPr>
          <w:lang w:val="es-ES"/>
        </w:rPr>
        <w:t>.</w:t>
      </w:r>
    </w:p>
    <w:p w14:paraId="5E54A08E" w14:textId="77777777" w:rsidR="008F65E5" w:rsidRDefault="008F65E5" w:rsidP="008F65E5">
      <w:pPr>
        <w:rPr>
          <w:lang w:val="es-ES"/>
        </w:rPr>
      </w:pPr>
      <w:r>
        <w:rPr>
          <w:lang w:val="es-ES"/>
        </w:rPr>
        <w:t xml:space="preserve">A área de </w:t>
      </w:r>
      <w:proofErr w:type="spellStart"/>
      <w:r>
        <w:rPr>
          <w:lang w:val="es-ES"/>
        </w:rPr>
        <w:t>administração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acessível</w:t>
      </w:r>
      <w:proofErr w:type="spellEnd"/>
      <w:r>
        <w:rPr>
          <w:lang w:val="es-ES"/>
        </w:rPr>
        <w:t xml:space="preserve"> exclusivamente à </w:t>
      </w:r>
      <w:proofErr w:type="spellStart"/>
      <w:r>
        <w:rPr>
          <w:lang w:val="es-ES"/>
        </w:rPr>
        <w:t>diretora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instituição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implementada no </w:t>
      </w:r>
      <w:proofErr w:type="spellStart"/>
      <w:r>
        <w:rPr>
          <w:lang w:val="es-ES"/>
        </w:rPr>
        <w:t>ficheiro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admin.php</w:t>
      </w:r>
      <w:proofErr w:type="spellEnd"/>
      <w:r>
        <w:rPr>
          <w:lang w:val="es-ES"/>
        </w:rPr>
        <w:t xml:space="preserve">. Esta </w:t>
      </w:r>
      <w:proofErr w:type="spellStart"/>
      <w:r>
        <w:rPr>
          <w:lang w:val="es-ES"/>
        </w:rPr>
        <w:t>secção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constitui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backoffice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de colaboradores </w:t>
      </w:r>
      <w:proofErr w:type="spellStart"/>
      <w:r>
        <w:rPr>
          <w:lang w:val="es-ES"/>
        </w:rPr>
        <w:t>através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ativação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desativação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eliminação</w:t>
      </w:r>
      <w:proofErr w:type="spellEnd"/>
      <w:r>
        <w:rPr>
          <w:lang w:val="es-ES"/>
        </w:rPr>
        <w:t xml:space="preserve"> de contas, a </w:t>
      </w:r>
      <w:proofErr w:type="spellStart"/>
      <w:r>
        <w:rPr>
          <w:lang w:val="es-ES"/>
        </w:rPr>
        <w:t>atribuição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registo</w:t>
      </w:r>
      <w:proofErr w:type="spellEnd"/>
      <w:r>
        <w:rPr>
          <w:lang w:val="es-ES"/>
        </w:rPr>
        <w:t xml:space="preserve"> de horas compensadas, a consulta </w:t>
      </w:r>
      <w:proofErr w:type="spellStart"/>
      <w:r>
        <w:rPr>
          <w:lang w:val="es-ES"/>
        </w:rPr>
        <w:t>detalhada</w:t>
      </w:r>
      <w:proofErr w:type="spellEnd"/>
      <w:r>
        <w:rPr>
          <w:lang w:val="es-ES"/>
        </w:rPr>
        <w:t xml:space="preserve"> do banco de horas por colaborador e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carregamento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ementas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semanais</w:t>
      </w:r>
      <w:proofErr w:type="spellEnd"/>
      <w:r>
        <w:rPr>
          <w:lang w:val="es-ES"/>
        </w:rPr>
        <w:t xml:space="preserve">, em formato </w:t>
      </w:r>
      <w:proofErr w:type="spellStart"/>
      <w:r>
        <w:rPr>
          <w:lang w:val="es-ES"/>
        </w:rPr>
        <w:t>imagem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ou</w:t>
      </w:r>
      <w:proofErr w:type="spellEnd"/>
      <w:r>
        <w:rPr>
          <w:lang w:val="es-ES"/>
        </w:rPr>
        <w:t xml:space="preserve"> PDF,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substituição</w:t>
      </w:r>
      <w:proofErr w:type="spellEnd"/>
      <w:r>
        <w:rPr>
          <w:lang w:val="es-ES"/>
        </w:rPr>
        <w:t xml:space="preserve"> automática do </w:t>
      </w:r>
      <w:proofErr w:type="spellStart"/>
      <w:r>
        <w:rPr>
          <w:lang w:val="es-ES"/>
        </w:rPr>
        <w:t>conteúdo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</w:t>
      </w:r>
      <w:proofErr w:type="spellEnd"/>
      <w:r>
        <w:rPr>
          <w:lang w:val="es-ES"/>
        </w:rPr>
        <w:t xml:space="preserve"> páginas públicas.</w:t>
      </w:r>
    </w:p>
    <w:p w14:paraId="6FA04385" w14:textId="77777777" w:rsidR="008F65E5" w:rsidRDefault="008F65E5" w:rsidP="008F65E5">
      <w:pPr>
        <w:rPr>
          <w:lang w:val="es-ES"/>
        </w:rPr>
      </w:pPr>
      <w:r>
        <w:rPr>
          <w:lang w:val="es-ES"/>
        </w:rPr>
        <w:t xml:space="preserve">Estas </w:t>
      </w:r>
      <w:proofErr w:type="spellStart"/>
      <w:r>
        <w:rPr>
          <w:lang w:val="es-ES"/>
        </w:rPr>
        <w:t>operações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são</w:t>
      </w:r>
      <w:proofErr w:type="spellEnd"/>
      <w:r>
        <w:rPr>
          <w:lang w:val="es-ES"/>
        </w:rPr>
        <w:t xml:space="preserve"> suportadas por consultas SQL </w:t>
      </w:r>
      <w:proofErr w:type="spellStart"/>
      <w:r>
        <w:rPr>
          <w:lang w:val="es-ES"/>
        </w:rPr>
        <w:t>dinâmicas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validações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integridade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mensagens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feedback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ao</w:t>
      </w:r>
      <w:proofErr w:type="spellEnd"/>
      <w:r>
        <w:rPr>
          <w:lang w:val="es-ES"/>
        </w:rPr>
        <w:t xml:space="preserve"> utilizador, </w:t>
      </w:r>
      <w:proofErr w:type="spellStart"/>
      <w:r>
        <w:rPr>
          <w:lang w:val="es-ES"/>
        </w:rPr>
        <w:t>assegurando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eficaz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segura da </w:t>
      </w:r>
      <w:proofErr w:type="spellStart"/>
      <w:r>
        <w:rPr>
          <w:lang w:val="es-ES"/>
        </w:rPr>
        <w:t>informação</w:t>
      </w:r>
      <w:proofErr w:type="spellEnd"/>
      <w:r>
        <w:rPr>
          <w:lang w:val="es-ES"/>
        </w:rPr>
        <w:t>.</w:t>
      </w:r>
    </w:p>
    <w:p w14:paraId="724B40A5" w14:textId="77777777" w:rsidR="008F65E5" w:rsidRDefault="008F65E5" w:rsidP="008F65E5">
      <w:pPr>
        <w:rPr>
          <w:lang w:val="es-ES"/>
        </w:rPr>
      </w:pPr>
      <w:r>
        <w:rPr>
          <w:lang w:val="es-ES"/>
        </w:rPr>
        <w:lastRenderedPageBreak/>
        <w:t xml:space="preserve">Por </w:t>
      </w:r>
      <w:proofErr w:type="spellStart"/>
      <w:r>
        <w:rPr>
          <w:lang w:val="es-ES"/>
        </w:rPr>
        <w:t>fim</w:t>
      </w:r>
      <w:proofErr w:type="spellEnd"/>
      <w:r>
        <w:rPr>
          <w:lang w:val="es-ES"/>
        </w:rPr>
        <w:t xml:space="preserve">, o PHP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integrado de forma harmoniosa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os </w:t>
      </w:r>
      <w:proofErr w:type="spellStart"/>
      <w:r>
        <w:rPr>
          <w:lang w:val="es-ES"/>
        </w:rPr>
        <w:t>ficheiros</w:t>
      </w:r>
      <w:proofErr w:type="spellEnd"/>
      <w:r>
        <w:rPr>
          <w:lang w:val="es-ES"/>
        </w:rPr>
        <w:t xml:space="preserve"> HTML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scripts JavaScript, </w:t>
      </w:r>
      <w:proofErr w:type="spellStart"/>
      <w:r>
        <w:rPr>
          <w:lang w:val="es-ES"/>
        </w:rPr>
        <w:t>permitindo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apresentação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dinâmica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conteúdos</w:t>
      </w:r>
      <w:proofErr w:type="spellEnd"/>
      <w:r>
        <w:rPr>
          <w:lang w:val="es-ES"/>
        </w:rPr>
        <w:t xml:space="preserve">, a </w:t>
      </w:r>
      <w:proofErr w:type="spellStart"/>
      <w:r>
        <w:rPr>
          <w:lang w:val="es-ES"/>
        </w:rPr>
        <w:t>comunicação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assíncrona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o servidor (AJAX) e a </w:t>
      </w:r>
      <w:proofErr w:type="spellStart"/>
      <w:r>
        <w:rPr>
          <w:lang w:val="es-ES"/>
        </w:rPr>
        <w:t>personalização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experiência</w:t>
      </w:r>
      <w:proofErr w:type="spellEnd"/>
      <w:r>
        <w:rPr>
          <w:lang w:val="es-ES"/>
        </w:rPr>
        <w:t xml:space="preserve"> de utilizador </w:t>
      </w:r>
      <w:proofErr w:type="spellStart"/>
      <w:r>
        <w:rPr>
          <w:lang w:val="es-ES"/>
        </w:rPr>
        <w:t>consoante</w:t>
      </w:r>
      <w:proofErr w:type="spellEnd"/>
      <w:r>
        <w:rPr>
          <w:lang w:val="es-ES"/>
        </w:rPr>
        <w:t xml:space="preserve"> o perfil autenticado (Silva e Costa, 2023). A </w:t>
      </w:r>
      <w:proofErr w:type="spellStart"/>
      <w:r>
        <w:rPr>
          <w:lang w:val="es-ES"/>
        </w:rPr>
        <w:t>utilização</w:t>
      </w:r>
      <w:proofErr w:type="spellEnd"/>
      <w:r>
        <w:rPr>
          <w:lang w:val="es-ES"/>
        </w:rPr>
        <w:t xml:space="preserve"> de PHP no </w:t>
      </w:r>
      <w:proofErr w:type="spellStart"/>
      <w:r>
        <w:rPr>
          <w:lang w:val="es-ES"/>
        </w:rPr>
        <w:t>projeto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revelou</w:t>
      </w:r>
      <w:proofErr w:type="spellEnd"/>
      <w:r>
        <w:rPr>
          <w:lang w:val="es-ES"/>
        </w:rPr>
        <w:t xml:space="preserve">-se fundamental para a </w:t>
      </w:r>
      <w:proofErr w:type="spellStart"/>
      <w:r>
        <w:rPr>
          <w:lang w:val="es-ES"/>
        </w:rPr>
        <w:t>criação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sistema funcional, seguro e adaptado </w:t>
      </w:r>
      <w:proofErr w:type="spellStart"/>
      <w:r>
        <w:rPr>
          <w:lang w:val="es-ES"/>
        </w:rPr>
        <w:t>às</w:t>
      </w:r>
      <w:proofErr w:type="spellEnd"/>
      <w:r>
        <w:rPr>
          <w:lang w:val="es-ES"/>
        </w:rPr>
        <w:t xml:space="preserve"> necesidades </w:t>
      </w:r>
      <w:proofErr w:type="spellStart"/>
      <w:r>
        <w:rPr>
          <w:lang w:val="es-ES"/>
        </w:rPr>
        <w:t>reais</w:t>
      </w:r>
      <w:proofErr w:type="spellEnd"/>
      <w:r>
        <w:rPr>
          <w:lang w:val="es-ES"/>
        </w:rPr>
        <w:t xml:space="preserve"> da </w:t>
      </w:r>
      <w:proofErr w:type="spellStart"/>
      <w:r>
        <w:rPr>
          <w:lang w:val="es-ES"/>
        </w:rPr>
        <w:t>instituição</w:t>
      </w:r>
      <w:proofErr w:type="spellEnd"/>
      <w:r>
        <w:rPr>
          <w:lang w:val="es-ES"/>
        </w:rPr>
        <w:t xml:space="preserve"> (Oliveira e </w:t>
      </w:r>
      <w:proofErr w:type="spellStart"/>
      <w:r>
        <w:rPr>
          <w:lang w:val="es-ES"/>
        </w:rPr>
        <w:t>Martins</w:t>
      </w:r>
      <w:proofErr w:type="spellEnd"/>
      <w:r>
        <w:rPr>
          <w:lang w:val="es-ES"/>
        </w:rPr>
        <w:t xml:space="preserve">, 2022). A </w:t>
      </w:r>
      <w:proofErr w:type="spellStart"/>
      <w:r>
        <w:rPr>
          <w:lang w:val="es-ES"/>
        </w:rPr>
        <w:t>linguagem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foi</w:t>
      </w:r>
      <w:proofErr w:type="spellEnd"/>
      <w:r>
        <w:rPr>
          <w:lang w:val="es-ES"/>
        </w:rPr>
        <w:t xml:space="preserve"> aplicada de forma modular e </w:t>
      </w:r>
      <w:proofErr w:type="spellStart"/>
      <w:r>
        <w:rPr>
          <w:lang w:val="es-ES"/>
        </w:rPr>
        <w:t>estruturada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respeitando</w:t>
      </w:r>
      <w:proofErr w:type="spellEnd"/>
      <w:r>
        <w:rPr>
          <w:lang w:val="es-ES"/>
        </w:rPr>
        <w:t xml:space="preserve"> as boas </w:t>
      </w:r>
      <w:proofErr w:type="spellStart"/>
      <w:r>
        <w:rPr>
          <w:lang w:val="es-ES"/>
        </w:rPr>
        <w:t>práticas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web, como a </w:t>
      </w:r>
      <w:proofErr w:type="spellStart"/>
      <w:r>
        <w:rPr>
          <w:lang w:val="es-ES"/>
        </w:rPr>
        <w:t>separação</w:t>
      </w:r>
      <w:proofErr w:type="spellEnd"/>
      <w:r>
        <w:rPr>
          <w:lang w:val="es-ES"/>
        </w:rPr>
        <w:t xml:space="preserve"> de responsabilidades, a </w:t>
      </w:r>
      <w:proofErr w:type="spellStart"/>
      <w:r>
        <w:rPr>
          <w:lang w:val="es-ES"/>
        </w:rPr>
        <w:t>validação</w:t>
      </w:r>
      <w:proofErr w:type="spellEnd"/>
      <w:r>
        <w:rPr>
          <w:lang w:val="es-ES"/>
        </w:rPr>
        <w:t xml:space="preserve"> de dados, a </w:t>
      </w:r>
      <w:proofErr w:type="spellStart"/>
      <w:r>
        <w:rPr>
          <w:lang w:val="es-ES"/>
        </w:rPr>
        <w:t>proteção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sessões</w:t>
      </w:r>
      <w:proofErr w:type="spellEnd"/>
      <w:r>
        <w:rPr>
          <w:lang w:val="es-ES"/>
        </w:rPr>
        <w:t xml:space="preserve"> e a </w:t>
      </w:r>
      <w:proofErr w:type="spellStart"/>
      <w:r>
        <w:rPr>
          <w:lang w:val="es-ES"/>
        </w:rPr>
        <w:t>interação</w:t>
      </w:r>
      <w:proofErr w:type="spellEnd"/>
      <w:r>
        <w:rPr>
          <w:lang w:val="es-ES"/>
        </w:rPr>
        <w:t xml:space="preserve"> eficiente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a base de dados. Esta </w:t>
      </w:r>
      <w:proofErr w:type="spellStart"/>
      <w:r>
        <w:rPr>
          <w:lang w:val="es-ES"/>
        </w:rPr>
        <w:t>abordagem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permitiu</w:t>
      </w:r>
      <w:proofErr w:type="spellEnd"/>
      <w:r>
        <w:rPr>
          <w:lang w:val="es-ES"/>
        </w:rPr>
        <w:t xml:space="preserve"> desenvolver </w:t>
      </w:r>
      <w:proofErr w:type="spellStart"/>
      <w:r>
        <w:rPr>
          <w:lang w:val="es-ES"/>
        </w:rPr>
        <w:t>um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completo,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áreas públicas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privadas, </w:t>
      </w:r>
      <w:proofErr w:type="spellStart"/>
      <w:r>
        <w:rPr>
          <w:lang w:val="es-ES"/>
        </w:rPr>
        <w:t>promovendo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comunicação</w:t>
      </w:r>
      <w:proofErr w:type="spellEnd"/>
      <w:r>
        <w:rPr>
          <w:lang w:val="es-ES"/>
        </w:rPr>
        <w:t xml:space="preserve">, a </w:t>
      </w:r>
      <w:proofErr w:type="spellStart"/>
      <w:r>
        <w:rPr>
          <w:lang w:val="es-ES"/>
        </w:rPr>
        <w:t>gestão</w:t>
      </w:r>
      <w:proofErr w:type="spellEnd"/>
      <w:r>
        <w:rPr>
          <w:lang w:val="es-ES"/>
        </w:rPr>
        <w:t xml:space="preserve"> interna e a </w:t>
      </w:r>
      <w:proofErr w:type="spellStart"/>
      <w:r>
        <w:rPr>
          <w:lang w:val="es-ES"/>
        </w:rPr>
        <w:t>transparência</w:t>
      </w:r>
      <w:proofErr w:type="spellEnd"/>
      <w:r>
        <w:rPr>
          <w:lang w:val="es-ES"/>
        </w:rPr>
        <w:t xml:space="preserve"> institucional.</w:t>
      </w:r>
    </w:p>
    <w:p w14:paraId="337AE181" w14:textId="77777777" w:rsidR="008F65E5" w:rsidRDefault="008F65E5" w:rsidP="0055254E">
      <w:pPr>
        <w:rPr>
          <w:ins w:id="374" w:author="David das Neves" w:date="2025-09-02T18:05:00Z" w16du:dateUtc="2025-09-02T17:05:00Z"/>
          <w:lang w:val="es-ES"/>
        </w:rPr>
      </w:pPr>
    </w:p>
    <w:p w14:paraId="289098C6" w14:textId="77777777" w:rsidR="0001366A" w:rsidRDefault="0001366A" w:rsidP="002121CD">
      <w:pPr>
        <w:ind w:firstLine="0"/>
        <w:rPr>
          <w:lang w:val="es-ES"/>
        </w:rPr>
      </w:pPr>
    </w:p>
    <w:p w14:paraId="4E41BA06" w14:textId="77777777" w:rsidR="004566C9" w:rsidRPr="00715D70" w:rsidRDefault="00185C8B" w:rsidP="004566C9">
      <w:pPr>
        <w:pStyle w:val="Cabealho1"/>
        <w:rPr>
          <w:b w:val="0"/>
          <w:lang w:val="es-ES" w:eastAsia="es-ES"/>
        </w:rPr>
      </w:pPr>
      <w:r>
        <w:rPr>
          <w:caps/>
        </w:rPr>
        <w:br w:type="page"/>
      </w:r>
      <w:bookmarkStart w:id="375" w:name="_Toc207896655"/>
      <w:r w:rsidR="004566C9" w:rsidRPr="00715D70">
        <w:rPr>
          <w:caps/>
        </w:rPr>
        <w:lastRenderedPageBreak/>
        <w:t>CONCLUSÕES</w:t>
      </w:r>
      <w:bookmarkEnd w:id="375"/>
    </w:p>
    <w:p w14:paraId="4A8A46B4" w14:textId="77777777" w:rsidR="00715D70" w:rsidRPr="005A1A6F" w:rsidRDefault="00023080" w:rsidP="00715D70">
      <w:pPr>
        <w:rPr>
          <w:highlight w:val="yellow"/>
          <w:lang w:val="es-ES"/>
        </w:rPr>
      </w:pPr>
      <w:r w:rsidRPr="005A1A6F">
        <w:rPr>
          <w:highlight w:val="yellow"/>
          <w:lang w:val="es-ES"/>
        </w:rPr>
        <w:t xml:space="preserve">Texto em </w:t>
      </w:r>
      <w:r w:rsidR="008F1678" w:rsidRPr="005A1A6F">
        <w:rPr>
          <w:highlight w:val="yellow"/>
          <w:lang w:val="es-ES"/>
        </w:rPr>
        <w:t>T</w:t>
      </w:r>
      <w:r w:rsidRPr="005A1A6F">
        <w:rPr>
          <w:highlight w:val="yellow"/>
          <w:lang w:val="es-ES"/>
        </w:rPr>
        <w:t xml:space="preserve">imes </w:t>
      </w:r>
      <w:r w:rsidR="008F1678" w:rsidRPr="005A1A6F">
        <w:rPr>
          <w:highlight w:val="yellow"/>
          <w:lang w:val="es-ES"/>
        </w:rPr>
        <w:t>N</w:t>
      </w:r>
      <w:r w:rsidRPr="005A1A6F">
        <w:rPr>
          <w:highlight w:val="yellow"/>
          <w:lang w:val="es-ES"/>
        </w:rPr>
        <w:t xml:space="preserve">ew </w:t>
      </w:r>
      <w:proofErr w:type="spellStart"/>
      <w:r w:rsidR="008F1678" w:rsidRPr="005A1A6F">
        <w:rPr>
          <w:highlight w:val="yellow"/>
          <w:lang w:val="es-ES"/>
        </w:rPr>
        <w:t>R</w:t>
      </w:r>
      <w:r w:rsidRPr="005A1A6F">
        <w:rPr>
          <w:highlight w:val="yellow"/>
          <w:lang w:val="es-ES"/>
        </w:rPr>
        <w:t>oman</w:t>
      </w:r>
      <w:proofErr w:type="spellEnd"/>
      <w:r w:rsidRPr="005A1A6F">
        <w:rPr>
          <w:highlight w:val="yellow"/>
          <w:lang w:val="es-ES"/>
        </w:rPr>
        <w:t xml:space="preserve"> 12 </w:t>
      </w:r>
      <w:proofErr w:type="spellStart"/>
      <w:r w:rsidRPr="005A1A6F">
        <w:rPr>
          <w:highlight w:val="yellow"/>
          <w:lang w:val="es-ES"/>
        </w:rPr>
        <w:t>pts</w:t>
      </w:r>
      <w:proofErr w:type="spellEnd"/>
      <w:r w:rsidRPr="005A1A6F">
        <w:rPr>
          <w:highlight w:val="yellow"/>
          <w:lang w:val="es-ES"/>
        </w:rPr>
        <w:t xml:space="preserve">, normal, justificado, </w:t>
      </w:r>
      <w:proofErr w:type="spellStart"/>
      <w:r w:rsidRPr="005A1A6F">
        <w:rPr>
          <w:highlight w:val="yellow"/>
          <w:lang w:val="es-ES"/>
        </w:rPr>
        <w:t>espaçamento</w:t>
      </w:r>
      <w:proofErr w:type="spellEnd"/>
      <w:r w:rsidRPr="005A1A6F">
        <w:rPr>
          <w:highlight w:val="yellow"/>
          <w:lang w:val="es-ES"/>
        </w:rPr>
        <w:t xml:space="preserve"> entre </w:t>
      </w:r>
      <w:proofErr w:type="spellStart"/>
      <w:r w:rsidRPr="005A1A6F">
        <w:rPr>
          <w:highlight w:val="yellow"/>
          <w:lang w:val="es-ES"/>
        </w:rPr>
        <w:t>linhas</w:t>
      </w:r>
      <w:proofErr w:type="spellEnd"/>
      <w:r w:rsidRPr="005A1A6F">
        <w:rPr>
          <w:highlight w:val="yellow"/>
          <w:lang w:val="es-ES"/>
        </w:rPr>
        <w:t xml:space="preserve">: 1,5, </w:t>
      </w:r>
      <w:proofErr w:type="spellStart"/>
      <w:r w:rsidRPr="005A1A6F">
        <w:rPr>
          <w:highlight w:val="yellow"/>
          <w:lang w:val="es-ES"/>
        </w:rPr>
        <w:t>primeira</w:t>
      </w:r>
      <w:proofErr w:type="spellEnd"/>
      <w:r w:rsidRPr="005A1A6F">
        <w:rPr>
          <w:highlight w:val="yellow"/>
          <w:lang w:val="es-ES"/>
        </w:rPr>
        <w:t xml:space="preserve"> </w:t>
      </w:r>
      <w:proofErr w:type="spellStart"/>
      <w:r w:rsidRPr="005A1A6F">
        <w:rPr>
          <w:highlight w:val="yellow"/>
          <w:lang w:val="es-ES"/>
        </w:rPr>
        <w:t>linha</w:t>
      </w:r>
      <w:proofErr w:type="spellEnd"/>
      <w:r w:rsidRPr="005A1A6F">
        <w:rPr>
          <w:highlight w:val="yellow"/>
          <w:lang w:val="es-ES"/>
        </w:rPr>
        <w:t xml:space="preserve"> de cada parágrafo </w:t>
      </w:r>
      <w:proofErr w:type="spellStart"/>
      <w:r w:rsidRPr="005A1A6F">
        <w:rPr>
          <w:highlight w:val="yellow"/>
          <w:lang w:val="es-ES"/>
        </w:rPr>
        <w:t>com</w:t>
      </w:r>
      <w:proofErr w:type="spellEnd"/>
      <w:r w:rsidRPr="005A1A6F">
        <w:rPr>
          <w:highlight w:val="yellow"/>
          <w:lang w:val="es-ES"/>
        </w:rPr>
        <w:t xml:space="preserve"> </w:t>
      </w:r>
      <w:proofErr w:type="spellStart"/>
      <w:r w:rsidRPr="005A1A6F">
        <w:rPr>
          <w:highlight w:val="yellow"/>
          <w:lang w:val="es-ES"/>
        </w:rPr>
        <w:t>avanço</w:t>
      </w:r>
      <w:proofErr w:type="spellEnd"/>
      <w:r w:rsidRPr="005A1A6F">
        <w:rPr>
          <w:highlight w:val="yellow"/>
          <w:lang w:val="es-ES"/>
        </w:rPr>
        <w:t xml:space="preserve"> de 0,5 cm.</w:t>
      </w:r>
      <w:r w:rsidR="00715D70" w:rsidRPr="005A1A6F">
        <w:rPr>
          <w:highlight w:val="yellow"/>
          <w:lang w:val="es-ES"/>
        </w:rPr>
        <w:t xml:space="preserve"> </w:t>
      </w:r>
      <w:proofErr w:type="spellStart"/>
      <w:r w:rsidR="00715D70" w:rsidRPr="005A1A6F">
        <w:rPr>
          <w:highlight w:val="yellow"/>
          <w:lang w:val="es-ES"/>
        </w:rPr>
        <w:t>Espaçamento</w:t>
      </w:r>
      <w:proofErr w:type="spellEnd"/>
      <w:r w:rsidR="00715D70" w:rsidRPr="005A1A6F">
        <w:rPr>
          <w:highlight w:val="yellow"/>
          <w:lang w:val="es-ES"/>
        </w:rPr>
        <w:t xml:space="preserve"> de 6 </w:t>
      </w:r>
      <w:proofErr w:type="spellStart"/>
      <w:r w:rsidR="00715D70" w:rsidRPr="005A1A6F">
        <w:rPr>
          <w:highlight w:val="yellow"/>
          <w:lang w:val="es-ES"/>
        </w:rPr>
        <w:t>pts</w:t>
      </w:r>
      <w:proofErr w:type="spellEnd"/>
      <w:r w:rsidR="00715D70" w:rsidRPr="005A1A6F">
        <w:rPr>
          <w:highlight w:val="yellow"/>
          <w:lang w:val="es-ES"/>
        </w:rPr>
        <w:t xml:space="preserve"> </w:t>
      </w:r>
      <w:proofErr w:type="spellStart"/>
      <w:r w:rsidR="00715D70" w:rsidRPr="005A1A6F">
        <w:rPr>
          <w:highlight w:val="yellow"/>
          <w:lang w:val="es-ES"/>
        </w:rPr>
        <w:t>depois</w:t>
      </w:r>
      <w:proofErr w:type="spellEnd"/>
      <w:r w:rsidR="00715D70" w:rsidRPr="005A1A6F">
        <w:rPr>
          <w:highlight w:val="yellow"/>
          <w:lang w:val="es-ES"/>
        </w:rPr>
        <w:t xml:space="preserve"> do parágrafo.</w:t>
      </w:r>
    </w:p>
    <w:p w14:paraId="35C74F04" w14:textId="77777777" w:rsidR="007A344C" w:rsidRDefault="007A344C" w:rsidP="00715D70">
      <w:pPr>
        <w:rPr>
          <w:lang w:val="es-ES"/>
        </w:rPr>
      </w:pPr>
      <w:proofErr w:type="spellStart"/>
      <w:r w:rsidRPr="005A1A6F">
        <w:rPr>
          <w:highlight w:val="yellow"/>
          <w:lang w:val="es-ES"/>
        </w:rPr>
        <w:t>Apresente</w:t>
      </w:r>
      <w:proofErr w:type="spellEnd"/>
      <w:r w:rsidRPr="005A1A6F">
        <w:rPr>
          <w:highlight w:val="yellow"/>
          <w:lang w:val="es-ES"/>
        </w:rPr>
        <w:t xml:space="preserve"> as </w:t>
      </w:r>
      <w:proofErr w:type="spellStart"/>
      <w:r w:rsidRPr="005A1A6F">
        <w:rPr>
          <w:highlight w:val="yellow"/>
          <w:lang w:val="es-ES"/>
        </w:rPr>
        <w:t>conclusões</w:t>
      </w:r>
      <w:proofErr w:type="spellEnd"/>
      <w:r w:rsidRPr="005A1A6F">
        <w:rPr>
          <w:highlight w:val="yellow"/>
          <w:lang w:val="es-ES"/>
        </w:rPr>
        <w:t xml:space="preserve"> </w:t>
      </w:r>
      <w:proofErr w:type="spellStart"/>
      <w:r w:rsidRPr="005A1A6F">
        <w:rPr>
          <w:highlight w:val="yellow"/>
          <w:lang w:val="es-ES"/>
        </w:rPr>
        <w:t>mais</w:t>
      </w:r>
      <w:proofErr w:type="spellEnd"/>
      <w:r w:rsidRPr="005A1A6F">
        <w:rPr>
          <w:highlight w:val="yellow"/>
          <w:lang w:val="es-ES"/>
        </w:rPr>
        <w:t xml:space="preserve"> relevantes. </w:t>
      </w:r>
      <w:proofErr w:type="spellStart"/>
      <w:r w:rsidRPr="005A1A6F">
        <w:rPr>
          <w:highlight w:val="yellow"/>
          <w:lang w:val="es-ES"/>
        </w:rPr>
        <w:t>Apresente</w:t>
      </w:r>
      <w:proofErr w:type="spellEnd"/>
      <w:r w:rsidRPr="005A1A6F">
        <w:rPr>
          <w:highlight w:val="yellow"/>
          <w:lang w:val="es-ES"/>
        </w:rPr>
        <w:t xml:space="preserve"> </w:t>
      </w:r>
      <w:proofErr w:type="spellStart"/>
      <w:r w:rsidRPr="005A1A6F">
        <w:rPr>
          <w:highlight w:val="yellow"/>
          <w:lang w:val="es-ES"/>
        </w:rPr>
        <w:t>um</w:t>
      </w:r>
      <w:proofErr w:type="spellEnd"/>
      <w:r w:rsidRPr="005A1A6F">
        <w:rPr>
          <w:highlight w:val="yellow"/>
          <w:lang w:val="es-ES"/>
        </w:rPr>
        <w:t xml:space="preserve"> comentario onde </w:t>
      </w:r>
      <w:proofErr w:type="spellStart"/>
      <w:r w:rsidRPr="005A1A6F">
        <w:rPr>
          <w:highlight w:val="yellow"/>
          <w:lang w:val="es-ES"/>
        </w:rPr>
        <w:t>refira</w:t>
      </w:r>
      <w:proofErr w:type="spellEnd"/>
      <w:r w:rsidRPr="005A1A6F">
        <w:rPr>
          <w:highlight w:val="yellow"/>
          <w:lang w:val="es-ES"/>
        </w:rPr>
        <w:t xml:space="preserve"> os </w:t>
      </w:r>
      <w:proofErr w:type="spellStart"/>
      <w:r w:rsidRPr="005A1A6F">
        <w:rPr>
          <w:highlight w:val="yellow"/>
          <w:lang w:val="es-ES"/>
        </w:rPr>
        <w:t>aspetos</w:t>
      </w:r>
      <w:proofErr w:type="spellEnd"/>
      <w:r w:rsidRPr="005A1A6F">
        <w:rPr>
          <w:highlight w:val="yellow"/>
          <w:lang w:val="es-ES"/>
        </w:rPr>
        <w:t xml:space="preserve"> positivos, negativos e </w:t>
      </w:r>
      <w:proofErr w:type="spellStart"/>
      <w:r w:rsidRPr="005A1A6F">
        <w:rPr>
          <w:highlight w:val="yellow"/>
          <w:lang w:val="es-ES"/>
        </w:rPr>
        <w:t>eventuais</w:t>
      </w:r>
      <w:proofErr w:type="spellEnd"/>
      <w:r w:rsidRPr="005A1A6F">
        <w:rPr>
          <w:highlight w:val="yellow"/>
          <w:lang w:val="es-ES"/>
        </w:rPr>
        <w:t xml:space="preserve"> </w:t>
      </w:r>
      <w:proofErr w:type="spellStart"/>
      <w:r w:rsidRPr="005A1A6F">
        <w:rPr>
          <w:highlight w:val="yellow"/>
          <w:lang w:val="es-ES"/>
        </w:rPr>
        <w:t>sugestões</w:t>
      </w:r>
      <w:proofErr w:type="spellEnd"/>
      <w:r w:rsidRPr="005A1A6F">
        <w:rPr>
          <w:highlight w:val="yellow"/>
          <w:lang w:val="es-ES"/>
        </w:rPr>
        <w:t>.</w:t>
      </w:r>
      <w:r>
        <w:rPr>
          <w:lang w:val="es-ES"/>
        </w:rPr>
        <w:t xml:space="preserve"> </w:t>
      </w:r>
    </w:p>
    <w:p w14:paraId="6D611646" w14:textId="29D77FBA" w:rsidR="009324E4" w:rsidRDefault="00FD3970" w:rsidP="005B1F68">
      <w:pPr>
        <w:rPr>
          <w:lang w:val="es-ES"/>
        </w:rPr>
      </w:pPr>
      <w:r>
        <w:rPr>
          <w:lang w:val="es-ES"/>
        </w:rPr>
        <w:t xml:space="preserve">O </w:t>
      </w:r>
      <w:proofErr w:type="spellStart"/>
      <w:r>
        <w:rPr>
          <w:lang w:val="es-ES"/>
        </w:rPr>
        <w:t>estágio</w:t>
      </w:r>
      <w:proofErr w:type="spellEnd"/>
      <w:r w:rsidR="003C6F0B">
        <w:rPr>
          <w:lang w:val="es-ES"/>
        </w:rPr>
        <w:t xml:space="preserve"> curricular</w:t>
      </w:r>
      <w:r w:rsidR="00505B98">
        <w:rPr>
          <w:lang w:val="es-ES"/>
        </w:rPr>
        <w:t xml:space="preserve"> realizado</w:t>
      </w:r>
      <w:r>
        <w:rPr>
          <w:lang w:val="es-ES"/>
        </w:rPr>
        <w:t xml:space="preserve"> no </w:t>
      </w:r>
      <w:proofErr w:type="spellStart"/>
      <w:r>
        <w:rPr>
          <w:lang w:val="es-ES"/>
        </w:rPr>
        <w:t>Jardim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Infância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Estrelinha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Amarela</w:t>
      </w:r>
      <w:proofErr w:type="spellEnd"/>
      <w:r>
        <w:rPr>
          <w:lang w:val="es-ES"/>
        </w:rPr>
        <w:t xml:space="preserve"> </w:t>
      </w:r>
      <w:proofErr w:type="spellStart"/>
      <w:r w:rsidR="00505B98">
        <w:rPr>
          <w:lang w:val="es-ES"/>
        </w:rPr>
        <w:t>constituiu</w:t>
      </w:r>
      <w:proofErr w:type="spellEnd"/>
      <w:r w:rsidR="00505B98">
        <w:rPr>
          <w:lang w:val="es-ES"/>
        </w:rPr>
        <w:t xml:space="preserve"> </w:t>
      </w:r>
      <w:proofErr w:type="spellStart"/>
      <w:r w:rsidR="00505B98"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experi</w:t>
      </w:r>
      <w:r w:rsidR="00747854">
        <w:rPr>
          <w:lang w:val="es-ES"/>
        </w:rPr>
        <w:t>ê</w:t>
      </w:r>
      <w:r>
        <w:rPr>
          <w:lang w:val="es-ES"/>
        </w:rPr>
        <w:t>ncia</w:t>
      </w:r>
      <w:proofErr w:type="spellEnd"/>
      <w:r>
        <w:rPr>
          <w:lang w:val="es-ES"/>
        </w:rPr>
        <w:t xml:space="preserve"> enriquecedora,</w:t>
      </w:r>
      <w:r w:rsidR="00505B98">
        <w:rPr>
          <w:lang w:val="es-ES"/>
        </w:rPr>
        <w:t xml:space="preserve"> tanto a nivel técnico como </w:t>
      </w:r>
      <w:proofErr w:type="spellStart"/>
      <w:r w:rsidR="00505B98">
        <w:rPr>
          <w:lang w:val="es-ES"/>
        </w:rPr>
        <w:t>pessoal</w:t>
      </w:r>
      <w:proofErr w:type="spellEnd"/>
      <w:r w:rsidR="00505B98">
        <w:rPr>
          <w:lang w:val="es-ES"/>
        </w:rPr>
        <w:t xml:space="preserve">. </w:t>
      </w:r>
      <w:proofErr w:type="spellStart"/>
      <w:r w:rsidR="00077669">
        <w:rPr>
          <w:lang w:val="es-ES"/>
        </w:rPr>
        <w:t>Ao</w:t>
      </w:r>
      <w:proofErr w:type="spellEnd"/>
      <w:r w:rsidR="00077669">
        <w:rPr>
          <w:lang w:val="es-ES"/>
        </w:rPr>
        <w:t xml:space="preserve"> longo </w:t>
      </w:r>
      <w:proofErr w:type="spellStart"/>
      <w:r w:rsidR="00077669">
        <w:rPr>
          <w:lang w:val="es-ES"/>
        </w:rPr>
        <w:t>deste</w:t>
      </w:r>
      <w:proofErr w:type="spellEnd"/>
      <w:r w:rsidR="00077669">
        <w:rPr>
          <w:lang w:val="es-ES"/>
        </w:rPr>
        <w:t xml:space="preserve"> período, </w:t>
      </w:r>
      <w:proofErr w:type="spellStart"/>
      <w:r w:rsidR="00077669">
        <w:rPr>
          <w:lang w:val="es-ES"/>
        </w:rPr>
        <w:t>tive</w:t>
      </w:r>
      <w:proofErr w:type="spellEnd"/>
      <w:r w:rsidR="00077669">
        <w:rPr>
          <w:lang w:val="es-ES"/>
        </w:rPr>
        <w:t xml:space="preserve"> a </w:t>
      </w:r>
      <w:proofErr w:type="spellStart"/>
      <w:r w:rsidR="00077669">
        <w:rPr>
          <w:lang w:val="es-ES"/>
        </w:rPr>
        <w:t>oportunidade</w:t>
      </w:r>
      <w:proofErr w:type="spellEnd"/>
      <w:r w:rsidR="00077669">
        <w:rPr>
          <w:lang w:val="es-ES"/>
        </w:rPr>
        <w:t xml:space="preserve"> de aplicar, consolidar </w:t>
      </w:r>
      <w:proofErr w:type="gramStart"/>
      <w:r w:rsidR="00077669">
        <w:rPr>
          <w:lang w:val="es-ES"/>
        </w:rPr>
        <w:t>e</w:t>
      </w:r>
      <w:proofErr w:type="gramEnd"/>
      <w:r w:rsidR="00077669">
        <w:rPr>
          <w:lang w:val="es-ES"/>
        </w:rPr>
        <w:t xml:space="preserve"> expandir os </w:t>
      </w:r>
      <w:proofErr w:type="spellStart"/>
      <w:r w:rsidR="00077669">
        <w:rPr>
          <w:lang w:val="es-ES"/>
        </w:rPr>
        <w:t>conhecimentos</w:t>
      </w:r>
      <w:proofErr w:type="spellEnd"/>
      <w:r w:rsidR="00077669">
        <w:rPr>
          <w:lang w:val="es-ES"/>
        </w:rPr>
        <w:t xml:space="preserve"> adquiridos durante o curso </w:t>
      </w:r>
      <w:r w:rsidR="00E02441">
        <w:rPr>
          <w:lang w:val="es-ES"/>
        </w:rPr>
        <w:t xml:space="preserve">em </w:t>
      </w:r>
      <w:proofErr w:type="spellStart"/>
      <w:r w:rsidR="00E02441">
        <w:rPr>
          <w:lang w:val="es-ES"/>
        </w:rPr>
        <w:t>Tecnologias</w:t>
      </w:r>
      <w:proofErr w:type="spellEnd"/>
      <w:r w:rsidR="00E02441">
        <w:rPr>
          <w:lang w:val="es-ES"/>
        </w:rPr>
        <w:t xml:space="preserve"> de </w:t>
      </w:r>
      <w:proofErr w:type="spellStart"/>
      <w:r w:rsidR="00E02441">
        <w:rPr>
          <w:lang w:val="es-ES"/>
        </w:rPr>
        <w:t>Programação</w:t>
      </w:r>
      <w:proofErr w:type="spellEnd"/>
      <w:r w:rsidR="00E02441">
        <w:rPr>
          <w:lang w:val="es-ES"/>
        </w:rPr>
        <w:t xml:space="preserve"> e Sistemas de </w:t>
      </w:r>
      <w:proofErr w:type="spellStart"/>
      <w:r w:rsidR="00E02441">
        <w:rPr>
          <w:lang w:val="es-ES"/>
        </w:rPr>
        <w:t>Informação</w:t>
      </w:r>
      <w:proofErr w:type="spellEnd"/>
      <w:r w:rsidR="005B1F68">
        <w:rPr>
          <w:lang w:val="es-ES"/>
        </w:rPr>
        <w:t xml:space="preserve">, </w:t>
      </w:r>
      <w:proofErr w:type="spellStart"/>
      <w:r w:rsidR="005B1F68">
        <w:rPr>
          <w:lang w:val="es-ES"/>
        </w:rPr>
        <w:t>através</w:t>
      </w:r>
      <w:proofErr w:type="spellEnd"/>
      <w:r w:rsidR="005B1F68">
        <w:rPr>
          <w:lang w:val="es-ES"/>
        </w:rPr>
        <w:t xml:space="preserve"> do </w:t>
      </w:r>
      <w:proofErr w:type="spellStart"/>
      <w:r w:rsidR="005B1F68">
        <w:rPr>
          <w:lang w:val="es-ES"/>
        </w:rPr>
        <w:t>desenvolvimento</w:t>
      </w:r>
      <w:proofErr w:type="spellEnd"/>
      <w:r w:rsidR="005B1F68">
        <w:rPr>
          <w:lang w:val="es-ES"/>
        </w:rPr>
        <w:t xml:space="preserve"> de </w:t>
      </w:r>
      <w:proofErr w:type="spellStart"/>
      <w:r w:rsidR="005B1F68">
        <w:rPr>
          <w:lang w:val="es-ES"/>
        </w:rPr>
        <w:t>um</w:t>
      </w:r>
      <w:proofErr w:type="spellEnd"/>
      <w:r w:rsidR="005B1F68">
        <w:rPr>
          <w:lang w:val="es-ES"/>
        </w:rPr>
        <w:t xml:space="preserve"> </w:t>
      </w:r>
      <w:proofErr w:type="spellStart"/>
      <w:r w:rsidR="005B1F68">
        <w:rPr>
          <w:lang w:val="es-ES"/>
        </w:rPr>
        <w:t>projeto</w:t>
      </w:r>
      <w:proofErr w:type="spellEnd"/>
      <w:r w:rsidR="005B1F68">
        <w:rPr>
          <w:lang w:val="es-ES"/>
        </w:rPr>
        <w:t xml:space="preserve"> real </w:t>
      </w:r>
      <w:proofErr w:type="spellStart"/>
      <w:r w:rsidR="005B1F68">
        <w:rPr>
          <w:lang w:val="es-ES"/>
        </w:rPr>
        <w:t>com</w:t>
      </w:r>
      <w:proofErr w:type="spellEnd"/>
      <w:r w:rsidR="005B1F68">
        <w:rPr>
          <w:lang w:val="es-ES"/>
        </w:rPr>
        <w:t xml:space="preserve"> impacto </w:t>
      </w:r>
      <w:proofErr w:type="spellStart"/>
      <w:r w:rsidR="005B1F68">
        <w:rPr>
          <w:lang w:val="es-ES"/>
        </w:rPr>
        <w:t>direto</w:t>
      </w:r>
      <w:proofErr w:type="spellEnd"/>
      <w:r w:rsidR="005B1F68">
        <w:rPr>
          <w:lang w:val="es-ES"/>
        </w:rPr>
        <w:t xml:space="preserve"> </w:t>
      </w:r>
      <w:proofErr w:type="spellStart"/>
      <w:r w:rsidR="005B1F68">
        <w:rPr>
          <w:lang w:val="es-ES"/>
        </w:rPr>
        <w:t>na</w:t>
      </w:r>
      <w:proofErr w:type="spellEnd"/>
      <w:r w:rsidR="005B1F68">
        <w:rPr>
          <w:lang w:val="es-ES"/>
        </w:rPr>
        <w:t xml:space="preserve"> </w:t>
      </w:r>
      <w:proofErr w:type="spellStart"/>
      <w:r w:rsidR="005B1F68">
        <w:rPr>
          <w:lang w:val="es-ES"/>
        </w:rPr>
        <w:t>comunidade</w:t>
      </w:r>
      <w:proofErr w:type="spellEnd"/>
      <w:r w:rsidR="005B1F68">
        <w:rPr>
          <w:lang w:val="es-ES"/>
        </w:rPr>
        <w:t xml:space="preserve"> educativa.</w:t>
      </w:r>
      <w:r>
        <w:rPr>
          <w:lang w:val="es-ES"/>
        </w:rPr>
        <w:t xml:space="preserve"> A </w:t>
      </w:r>
      <w:proofErr w:type="spellStart"/>
      <w:r>
        <w:rPr>
          <w:lang w:val="es-ES"/>
        </w:rPr>
        <w:t>criação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institucional </w:t>
      </w:r>
      <w:proofErr w:type="spellStart"/>
      <w:r>
        <w:rPr>
          <w:lang w:val="es-ES"/>
        </w:rPr>
        <w:t>contribuiu</w:t>
      </w:r>
      <w:proofErr w:type="spellEnd"/>
      <w:r w:rsidR="004227E5">
        <w:rPr>
          <w:lang w:val="es-ES"/>
        </w:rPr>
        <w:t xml:space="preserve"> para a </w:t>
      </w:r>
      <w:proofErr w:type="spellStart"/>
      <w:r w:rsidR="004227E5">
        <w:rPr>
          <w:lang w:val="es-ES"/>
        </w:rPr>
        <w:t>presença</w:t>
      </w:r>
      <w:proofErr w:type="spellEnd"/>
      <w:r w:rsidR="004227E5">
        <w:rPr>
          <w:lang w:val="es-ES"/>
        </w:rPr>
        <w:t xml:space="preserve"> digital da </w:t>
      </w:r>
      <w:proofErr w:type="spellStart"/>
      <w:r w:rsidR="004227E5">
        <w:rPr>
          <w:lang w:val="es-ES"/>
        </w:rPr>
        <w:t>instituição</w:t>
      </w:r>
      <w:proofErr w:type="spellEnd"/>
      <w:r w:rsidR="004227E5">
        <w:rPr>
          <w:lang w:val="es-ES"/>
        </w:rPr>
        <w:t xml:space="preserve">, facilitando a </w:t>
      </w:r>
      <w:proofErr w:type="spellStart"/>
      <w:r w:rsidR="004227E5">
        <w:rPr>
          <w:lang w:val="es-ES"/>
        </w:rPr>
        <w:t>comunicação</w:t>
      </w:r>
      <w:proofErr w:type="spellEnd"/>
      <w:r w:rsidR="004227E5">
        <w:rPr>
          <w:lang w:val="es-ES"/>
        </w:rPr>
        <w:t xml:space="preserve"> </w:t>
      </w:r>
      <w:proofErr w:type="spellStart"/>
      <w:r w:rsidR="004227E5">
        <w:rPr>
          <w:lang w:val="es-ES"/>
        </w:rPr>
        <w:t>com</w:t>
      </w:r>
      <w:proofErr w:type="spellEnd"/>
      <w:r w:rsidR="004227E5">
        <w:rPr>
          <w:lang w:val="es-ES"/>
        </w:rPr>
        <w:t xml:space="preserve"> os</w:t>
      </w:r>
      <w:r w:rsidR="00EC3C97">
        <w:rPr>
          <w:lang w:val="es-ES"/>
        </w:rPr>
        <w:t xml:space="preserve"> </w:t>
      </w:r>
      <w:proofErr w:type="spellStart"/>
      <w:r w:rsidR="00EC3C97">
        <w:rPr>
          <w:lang w:val="es-ES"/>
        </w:rPr>
        <w:t>encarregados</w:t>
      </w:r>
      <w:proofErr w:type="spellEnd"/>
      <w:r w:rsidR="00EC3C97">
        <w:rPr>
          <w:lang w:val="es-ES"/>
        </w:rPr>
        <w:t xml:space="preserve"> de </w:t>
      </w:r>
      <w:proofErr w:type="spellStart"/>
      <w:r w:rsidR="00EC3C97">
        <w:rPr>
          <w:lang w:val="es-ES"/>
        </w:rPr>
        <w:t>educação</w:t>
      </w:r>
      <w:proofErr w:type="spellEnd"/>
      <w:r w:rsidR="00EC3C97">
        <w:rPr>
          <w:lang w:val="es-ES"/>
        </w:rPr>
        <w:t xml:space="preserve"> e</w:t>
      </w:r>
      <w:r w:rsidR="004227E5">
        <w:rPr>
          <w:lang w:val="es-ES"/>
        </w:rPr>
        <w:t xml:space="preserve"> </w:t>
      </w:r>
      <w:proofErr w:type="spellStart"/>
      <w:r w:rsidR="004227E5">
        <w:rPr>
          <w:lang w:val="es-ES"/>
        </w:rPr>
        <w:t>pa</w:t>
      </w:r>
      <w:r w:rsidR="00121108">
        <w:rPr>
          <w:lang w:val="es-ES"/>
        </w:rPr>
        <w:t>i</w:t>
      </w:r>
      <w:r w:rsidR="004227E5">
        <w:rPr>
          <w:lang w:val="es-ES"/>
        </w:rPr>
        <w:t>s</w:t>
      </w:r>
      <w:proofErr w:type="spellEnd"/>
      <w:r w:rsidR="004227E5">
        <w:rPr>
          <w:lang w:val="es-ES"/>
        </w:rPr>
        <w:t xml:space="preserve"> e a </w:t>
      </w:r>
      <w:proofErr w:type="spellStart"/>
      <w:r w:rsidR="004227E5">
        <w:rPr>
          <w:lang w:val="es-ES"/>
        </w:rPr>
        <w:t>gestão</w:t>
      </w:r>
      <w:proofErr w:type="spellEnd"/>
      <w:r w:rsidR="004227E5">
        <w:rPr>
          <w:lang w:val="es-ES"/>
        </w:rPr>
        <w:t xml:space="preserve"> interna</w:t>
      </w:r>
      <w:r w:rsidR="006456F8">
        <w:rPr>
          <w:lang w:val="es-ES"/>
        </w:rPr>
        <w:t xml:space="preserve"> </w:t>
      </w:r>
      <w:proofErr w:type="spellStart"/>
      <w:r w:rsidR="006456F8">
        <w:rPr>
          <w:lang w:val="es-ES"/>
        </w:rPr>
        <w:t>através</w:t>
      </w:r>
      <w:proofErr w:type="spellEnd"/>
      <w:r w:rsidR="006456F8">
        <w:rPr>
          <w:lang w:val="es-ES"/>
        </w:rPr>
        <w:t xml:space="preserve"> das áreas reservadas a colaboradores e </w:t>
      </w:r>
      <w:proofErr w:type="spellStart"/>
      <w:r w:rsidR="006456F8">
        <w:rPr>
          <w:lang w:val="es-ES"/>
        </w:rPr>
        <w:t>direção</w:t>
      </w:r>
      <w:proofErr w:type="spellEnd"/>
      <w:r w:rsidR="004227E5">
        <w:rPr>
          <w:lang w:val="es-ES"/>
        </w:rPr>
        <w:t>.</w:t>
      </w:r>
    </w:p>
    <w:p w14:paraId="5A1707BC" w14:textId="5CB22884" w:rsidR="0029248E" w:rsidRDefault="00A615AF" w:rsidP="005B1F68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criação</w:t>
      </w:r>
      <w:proofErr w:type="spellEnd"/>
      <w:r>
        <w:rPr>
          <w:lang w:val="es-ES"/>
        </w:rPr>
        <w:t xml:space="preserve"> do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institucional </w:t>
      </w:r>
      <w:proofErr w:type="spellStart"/>
      <w:r>
        <w:rPr>
          <w:lang w:val="es-ES"/>
        </w:rPr>
        <w:t>permitiu</w:t>
      </w:r>
      <w:proofErr w:type="spellEnd"/>
      <w:r>
        <w:rPr>
          <w:lang w:val="es-ES"/>
        </w:rPr>
        <w:t xml:space="preserve">-me </w:t>
      </w:r>
      <w:proofErr w:type="spellStart"/>
      <w:r>
        <w:rPr>
          <w:lang w:val="es-ES"/>
        </w:rPr>
        <w:t>trabalhar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diversas </w:t>
      </w:r>
      <w:proofErr w:type="spellStart"/>
      <w:r>
        <w:rPr>
          <w:lang w:val="es-ES"/>
        </w:rPr>
        <w:t>tecnolog</w:t>
      </w:r>
      <w:r w:rsidR="008A6B70">
        <w:rPr>
          <w:lang w:val="es-ES"/>
        </w:rPr>
        <w:t>i</w:t>
      </w:r>
      <w:r>
        <w:rPr>
          <w:lang w:val="es-ES"/>
        </w:rPr>
        <w:t>as</w:t>
      </w:r>
      <w:proofErr w:type="spellEnd"/>
      <w:r>
        <w:rPr>
          <w:lang w:val="es-ES"/>
        </w:rPr>
        <w:t xml:space="preserve"> web, </w:t>
      </w:r>
      <w:proofErr w:type="spellStart"/>
      <w:r>
        <w:rPr>
          <w:lang w:val="es-ES"/>
        </w:rPr>
        <w:t>nomeadamente</w:t>
      </w:r>
      <w:proofErr w:type="spellEnd"/>
      <w:r>
        <w:rPr>
          <w:lang w:val="es-ES"/>
        </w:rPr>
        <w:t xml:space="preserve"> HTML, CSS, JavaScript e PHP, de forma integrada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orientada para objet</w:t>
      </w:r>
      <w:r w:rsidR="0077587E">
        <w:rPr>
          <w:lang w:val="es-ES"/>
        </w:rPr>
        <w:t xml:space="preserve">ivos concretos. Desde a </w:t>
      </w:r>
      <w:proofErr w:type="spellStart"/>
      <w:r w:rsidR="0077587E">
        <w:rPr>
          <w:lang w:val="es-ES"/>
        </w:rPr>
        <w:t>estruturação</w:t>
      </w:r>
      <w:proofErr w:type="spellEnd"/>
      <w:r w:rsidR="0077587E">
        <w:rPr>
          <w:lang w:val="es-ES"/>
        </w:rPr>
        <w:t xml:space="preserve"> do </w:t>
      </w:r>
      <w:proofErr w:type="spellStart"/>
      <w:r w:rsidR="0077587E">
        <w:rPr>
          <w:lang w:val="es-ES"/>
        </w:rPr>
        <w:t>conteúdo</w:t>
      </w:r>
      <w:proofErr w:type="spellEnd"/>
      <w:r w:rsidR="0077587E">
        <w:rPr>
          <w:lang w:val="es-ES"/>
        </w:rPr>
        <w:t xml:space="preserve"> e </w:t>
      </w:r>
      <w:proofErr w:type="spellStart"/>
      <w:r w:rsidR="0077587E">
        <w:rPr>
          <w:lang w:val="es-ES"/>
        </w:rPr>
        <w:t>estilização</w:t>
      </w:r>
      <w:proofErr w:type="spellEnd"/>
      <w:r w:rsidR="0077587E">
        <w:rPr>
          <w:lang w:val="es-ES"/>
        </w:rPr>
        <w:t xml:space="preserve"> visual, até à </w:t>
      </w:r>
      <w:proofErr w:type="spellStart"/>
      <w:r w:rsidR="0077587E">
        <w:rPr>
          <w:lang w:val="es-ES"/>
        </w:rPr>
        <w:t>implementação</w:t>
      </w:r>
      <w:proofErr w:type="spellEnd"/>
      <w:r w:rsidR="0029248E">
        <w:rPr>
          <w:lang w:val="es-ES"/>
        </w:rPr>
        <w:t xml:space="preserve"> de funcionalidades </w:t>
      </w:r>
      <w:proofErr w:type="spellStart"/>
      <w:r w:rsidR="0029248E">
        <w:rPr>
          <w:lang w:val="es-ES"/>
        </w:rPr>
        <w:t>din</w:t>
      </w:r>
      <w:r w:rsidR="008A6B70">
        <w:rPr>
          <w:lang w:val="es-ES"/>
        </w:rPr>
        <w:t>â</w:t>
      </w:r>
      <w:r w:rsidR="0029248E">
        <w:rPr>
          <w:lang w:val="es-ES"/>
        </w:rPr>
        <w:t>micas</w:t>
      </w:r>
      <w:proofErr w:type="spellEnd"/>
      <w:r w:rsidR="0029248E">
        <w:rPr>
          <w:lang w:val="es-ES"/>
        </w:rPr>
        <w:t xml:space="preserve"> e </w:t>
      </w:r>
      <w:proofErr w:type="spellStart"/>
      <w:r w:rsidR="0029248E">
        <w:rPr>
          <w:lang w:val="es-ES"/>
        </w:rPr>
        <w:t>interativas</w:t>
      </w:r>
      <w:proofErr w:type="spellEnd"/>
      <w:r w:rsidR="0029248E">
        <w:rPr>
          <w:lang w:val="es-ES"/>
        </w:rPr>
        <w:t xml:space="preserve">, cada etapa do </w:t>
      </w:r>
      <w:proofErr w:type="spellStart"/>
      <w:r w:rsidR="0029248E">
        <w:rPr>
          <w:lang w:val="es-ES"/>
        </w:rPr>
        <w:t>projeto</w:t>
      </w:r>
      <w:proofErr w:type="spellEnd"/>
      <w:r w:rsidR="0029248E">
        <w:rPr>
          <w:lang w:val="es-ES"/>
        </w:rPr>
        <w:t xml:space="preserve"> </w:t>
      </w:r>
      <w:proofErr w:type="spellStart"/>
      <w:r w:rsidR="0029248E">
        <w:rPr>
          <w:lang w:val="es-ES"/>
        </w:rPr>
        <w:t>exigiu</w:t>
      </w:r>
      <w:proofErr w:type="spellEnd"/>
      <w:r w:rsidR="0029248E">
        <w:rPr>
          <w:lang w:val="es-ES"/>
        </w:rPr>
        <w:t xml:space="preserve"> a </w:t>
      </w:r>
      <w:proofErr w:type="spellStart"/>
      <w:r w:rsidR="0029248E">
        <w:rPr>
          <w:lang w:val="es-ES"/>
        </w:rPr>
        <w:t>aplicação</w:t>
      </w:r>
      <w:proofErr w:type="spellEnd"/>
      <w:r w:rsidR="0029248E">
        <w:rPr>
          <w:lang w:val="es-ES"/>
        </w:rPr>
        <w:t xml:space="preserve"> de boas </w:t>
      </w:r>
      <w:proofErr w:type="spellStart"/>
      <w:r w:rsidR="0029248E">
        <w:rPr>
          <w:lang w:val="es-ES"/>
        </w:rPr>
        <w:t>práticas</w:t>
      </w:r>
      <w:proofErr w:type="spellEnd"/>
      <w:r w:rsidR="0029248E">
        <w:rPr>
          <w:lang w:val="es-ES"/>
        </w:rPr>
        <w:t xml:space="preserve"> de </w:t>
      </w:r>
      <w:proofErr w:type="spellStart"/>
      <w:r w:rsidR="0029248E">
        <w:rPr>
          <w:lang w:val="es-ES"/>
        </w:rPr>
        <w:t>desenvolvimento</w:t>
      </w:r>
      <w:proofErr w:type="spellEnd"/>
      <w:r w:rsidR="0029248E">
        <w:rPr>
          <w:lang w:val="es-ES"/>
        </w:rPr>
        <w:t xml:space="preserve">, </w:t>
      </w:r>
      <w:proofErr w:type="spellStart"/>
      <w:r w:rsidR="0029248E">
        <w:rPr>
          <w:lang w:val="es-ES"/>
        </w:rPr>
        <w:t>atenção</w:t>
      </w:r>
      <w:proofErr w:type="spellEnd"/>
      <w:r w:rsidR="0029248E">
        <w:rPr>
          <w:lang w:val="es-ES"/>
        </w:rPr>
        <w:t xml:space="preserve"> </w:t>
      </w:r>
      <w:proofErr w:type="spellStart"/>
      <w:r w:rsidR="0029248E">
        <w:rPr>
          <w:lang w:val="es-ES"/>
        </w:rPr>
        <w:t>ao</w:t>
      </w:r>
      <w:proofErr w:type="spellEnd"/>
      <w:r w:rsidR="0029248E">
        <w:rPr>
          <w:lang w:val="es-ES"/>
        </w:rPr>
        <w:t xml:space="preserve"> </w:t>
      </w:r>
      <w:proofErr w:type="spellStart"/>
      <w:r w:rsidR="0029248E">
        <w:rPr>
          <w:lang w:val="es-ES"/>
        </w:rPr>
        <w:t>detalhe</w:t>
      </w:r>
      <w:proofErr w:type="spellEnd"/>
      <w:r w:rsidR="0029248E">
        <w:rPr>
          <w:lang w:val="es-ES"/>
        </w:rPr>
        <w:t xml:space="preserve"> e </w:t>
      </w:r>
      <w:proofErr w:type="spellStart"/>
      <w:r w:rsidR="0029248E">
        <w:rPr>
          <w:lang w:val="es-ES"/>
        </w:rPr>
        <w:t>capacidade</w:t>
      </w:r>
      <w:proofErr w:type="spellEnd"/>
      <w:r w:rsidR="0029248E">
        <w:rPr>
          <w:lang w:val="es-ES"/>
        </w:rPr>
        <w:t xml:space="preserve"> de </w:t>
      </w:r>
      <w:proofErr w:type="spellStart"/>
      <w:r w:rsidR="0029248E">
        <w:rPr>
          <w:lang w:val="es-ES"/>
        </w:rPr>
        <w:t>adaptação</w:t>
      </w:r>
      <w:proofErr w:type="spellEnd"/>
      <w:r w:rsidR="0029248E">
        <w:rPr>
          <w:lang w:val="es-ES"/>
        </w:rPr>
        <w:t xml:space="preserve"> </w:t>
      </w:r>
      <w:proofErr w:type="spellStart"/>
      <w:r w:rsidR="0029248E">
        <w:rPr>
          <w:lang w:val="es-ES"/>
        </w:rPr>
        <w:t>às</w:t>
      </w:r>
      <w:proofErr w:type="spellEnd"/>
      <w:r w:rsidR="0029248E">
        <w:rPr>
          <w:lang w:val="es-ES"/>
        </w:rPr>
        <w:t xml:space="preserve"> </w:t>
      </w:r>
      <w:proofErr w:type="spellStart"/>
      <w:r w:rsidR="0029248E">
        <w:rPr>
          <w:lang w:val="es-ES"/>
        </w:rPr>
        <w:t>n</w:t>
      </w:r>
      <w:ins w:id="376" w:author="David das Neves" w:date="2025-09-04T16:22:00Z" w16du:dateUtc="2025-09-04T15:22:00Z">
        <w:r w:rsidR="00DD1AC1">
          <w:rPr>
            <w:lang w:val="es-ES"/>
          </w:rPr>
          <w:t>e</w:t>
        </w:r>
      </w:ins>
      <w:r w:rsidR="0029248E">
        <w:rPr>
          <w:lang w:val="es-ES"/>
        </w:rPr>
        <w:t>cessidades</w:t>
      </w:r>
      <w:proofErr w:type="spellEnd"/>
      <w:r w:rsidR="0029248E">
        <w:rPr>
          <w:lang w:val="es-ES"/>
        </w:rPr>
        <w:t xml:space="preserve"> da </w:t>
      </w:r>
      <w:proofErr w:type="spellStart"/>
      <w:r w:rsidR="0029248E">
        <w:rPr>
          <w:lang w:val="es-ES"/>
        </w:rPr>
        <w:t>instituição</w:t>
      </w:r>
      <w:proofErr w:type="spellEnd"/>
      <w:r w:rsidR="0029248E">
        <w:rPr>
          <w:lang w:val="es-ES"/>
        </w:rPr>
        <w:t>.</w:t>
      </w:r>
    </w:p>
    <w:p w14:paraId="03417750" w14:textId="7199B78C" w:rsidR="00A615AF" w:rsidRDefault="0029248E" w:rsidP="005B1F68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>
        <w:rPr>
          <w:lang w:val="es-ES"/>
        </w:rPr>
        <w:t>nível</w:t>
      </w:r>
      <w:proofErr w:type="spellEnd"/>
      <w:r>
        <w:rPr>
          <w:lang w:val="es-ES"/>
        </w:rPr>
        <w:t xml:space="preserve"> técnico</w:t>
      </w:r>
      <w:r w:rsidR="0050100F">
        <w:rPr>
          <w:lang w:val="es-ES"/>
        </w:rPr>
        <w:t xml:space="preserve">, destaco a </w:t>
      </w:r>
      <w:proofErr w:type="spellStart"/>
      <w:r w:rsidR="0050100F">
        <w:rPr>
          <w:lang w:val="es-ES"/>
        </w:rPr>
        <w:t>implementação</w:t>
      </w:r>
      <w:proofErr w:type="spellEnd"/>
      <w:r w:rsidR="0050100F">
        <w:rPr>
          <w:lang w:val="es-ES"/>
        </w:rPr>
        <w:t xml:space="preserve"> de </w:t>
      </w:r>
      <w:proofErr w:type="spellStart"/>
      <w:r w:rsidR="0050100F">
        <w:rPr>
          <w:lang w:val="es-ES"/>
        </w:rPr>
        <w:t>um</w:t>
      </w:r>
      <w:proofErr w:type="spellEnd"/>
      <w:r w:rsidR="0050100F">
        <w:rPr>
          <w:lang w:val="es-ES"/>
        </w:rPr>
        <w:t xml:space="preserve"> sistema de </w:t>
      </w:r>
      <w:proofErr w:type="spellStart"/>
      <w:r w:rsidR="0050100F">
        <w:rPr>
          <w:lang w:val="es-ES"/>
        </w:rPr>
        <w:t>gestão</w:t>
      </w:r>
      <w:proofErr w:type="spellEnd"/>
      <w:r w:rsidR="0050100F">
        <w:rPr>
          <w:lang w:val="es-ES"/>
        </w:rPr>
        <w:t xml:space="preserve"> de utilizadores </w:t>
      </w:r>
      <w:proofErr w:type="spellStart"/>
      <w:r w:rsidR="0050100F">
        <w:rPr>
          <w:lang w:val="es-ES"/>
        </w:rPr>
        <w:t>com</w:t>
      </w:r>
      <w:proofErr w:type="spellEnd"/>
      <w:r w:rsidR="0050100F">
        <w:rPr>
          <w:lang w:val="es-ES"/>
        </w:rPr>
        <w:t xml:space="preserve"> </w:t>
      </w:r>
      <w:proofErr w:type="spellStart"/>
      <w:r w:rsidR="0050100F">
        <w:rPr>
          <w:lang w:val="es-ES"/>
        </w:rPr>
        <w:t>autenticação</w:t>
      </w:r>
      <w:proofErr w:type="spellEnd"/>
      <w:r w:rsidR="0050100F">
        <w:rPr>
          <w:lang w:val="es-ES"/>
        </w:rPr>
        <w:t xml:space="preserve"> segura, a </w:t>
      </w:r>
      <w:proofErr w:type="spellStart"/>
      <w:r w:rsidR="0050100F">
        <w:rPr>
          <w:lang w:val="es-ES"/>
        </w:rPr>
        <w:t>criação</w:t>
      </w:r>
      <w:proofErr w:type="spellEnd"/>
      <w:r w:rsidR="0050100F">
        <w:rPr>
          <w:lang w:val="es-ES"/>
        </w:rPr>
        <w:t xml:space="preserve"> de áreas reservadas </w:t>
      </w:r>
      <w:proofErr w:type="spellStart"/>
      <w:r w:rsidR="0050100F">
        <w:rPr>
          <w:lang w:val="es-ES"/>
        </w:rPr>
        <w:t>com</w:t>
      </w:r>
      <w:proofErr w:type="spellEnd"/>
      <w:r w:rsidR="0050100F">
        <w:rPr>
          <w:lang w:val="es-ES"/>
        </w:rPr>
        <w:t xml:space="preserve"> </w:t>
      </w:r>
      <w:proofErr w:type="spellStart"/>
      <w:r w:rsidR="0050100F">
        <w:rPr>
          <w:lang w:val="es-ES"/>
        </w:rPr>
        <w:t>permissões</w:t>
      </w:r>
      <w:proofErr w:type="spellEnd"/>
      <w:r w:rsidR="0050100F">
        <w:rPr>
          <w:lang w:val="es-ES"/>
        </w:rPr>
        <w:t xml:space="preserve"> distintas para colaboradores e </w:t>
      </w:r>
      <w:proofErr w:type="spellStart"/>
      <w:r w:rsidR="0050100F">
        <w:rPr>
          <w:lang w:val="es-ES"/>
        </w:rPr>
        <w:t>direção</w:t>
      </w:r>
      <w:proofErr w:type="spellEnd"/>
      <w:r w:rsidR="0050100F">
        <w:rPr>
          <w:lang w:val="es-ES"/>
        </w:rPr>
        <w:t xml:space="preserve">, o </w:t>
      </w:r>
      <w:proofErr w:type="spellStart"/>
      <w:r w:rsidR="0050100F">
        <w:rPr>
          <w:lang w:val="es-ES"/>
        </w:rPr>
        <w:t>registo</w:t>
      </w:r>
      <w:proofErr w:type="spellEnd"/>
      <w:r w:rsidR="0050100F">
        <w:rPr>
          <w:lang w:val="es-ES"/>
        </w:rPr>
        <w:t xml:space="preserve"> e consulta de horas de </w:t>
      </w:r>
      <w:proofErr w:type="spellStart"/>
      <w:r w:rsidR="0050100F">
        <w:rPr>
          <w:lang w:val="es-ES"/>
        </w:rPr>
        <w:t>trabalh</w:t>
      </w:r>
      <w:r w:rsidR="00281B9B">
        <w:rPr>
          <w:lang w:val="es-ES"/>
        </w:rPr>
        <w:t>o</w:t>
      </w:r>
      <w:proofErr w:type="spellEnd"/>
      <w:r w:rsidR="00281B9B">
        <w:rPr>
          <w:lang w:val="es-ES"/>
        </w:rPr>
        <w:t xml:space="preserve">, a </w:t>
      </w:r>
      <w:proofErr w:type="spellStart"/>
      <w:r w:rsidR="00281B9B">
        <w:rPr>
          <w:lang w:val="es-ES"/>
        </w:rPr>
        <w:t>gestão</w:t>
      </w:r>
      <w:proofErr w:type="spellEnd"/>
      <w:r w:rsidR="00281B9B">
        <w:rPr>
          <w:lang w:val="es-ES"/>
        </w:rPr>
        <w:t xml:space="preserve"> de banco de horas e </w:t>
      </w:r>
      <w:proofErr w:type="spellStart"/>
      <w:r w:rsidR="00281B9B">
        <w:rPr>
          <w:lang w:val="es-ES"/>
        </w:rPr>
        <w:t>compensações</w:t>
      </w:r>
      <w:proofErr w:type="spellEnd"/>
      <w:r w:rsidR="00281B9B">
        <w:rPr>
          <w:lang w:val="es-ES"/>
        </w:rPr>
        <w:t xml:space="preserve">, </w:t>
      </w:r>
      <w:proofErr w:type="spellStart"/>
      <w:r w:rsidR="00281B9B">
        <w:rPr>
          <w:lang w:val="es-ES"/>
        </w:rPr>
        <w:t>bem</w:t>
      </w:r>
      <w:proofErr w:type="spellEnd"/>
      <w:r w:rsidR="00281B9B">
        <w:rPr>
          <w:lang w:val="es-ES"/>
        </w:rPr>
        <w:t xml:space="preserve"> como a </w:t>
      </w:r>
      <w:proofErr w:type="spellStart"/>
      <w:r w:rsidR="00281B9B">
        <w:rPr>
          <w:lang w:val="es-ES"/>
        </w:rPr>
        <w:t>funcionalidade</w:t>
      </w:r>
      <w:proofErr w:type="spellEnd"/>
      <w:r w:rsidR="00281B9B">
        <w:rPr>
          <w:lang w:val="es-ES"/>
        </w:rPr>
        <w:t xml:space="preserve"> de </w:t>
      </w:r>
      <w:proofErr w:type="spellStart"/>
      <w:r w:rsidR="00281B9B">
        <w:rPr>
          <w:lang w:val="es-ES"/>
        </w:rPr>
        <w:t>carregamento</w:t>
      </w:r>
      <w:proofErr w:type="spellEnd"/>
      <w:r w:rsidR="00281B9B">
        <w:rPr>
          <w:lang w:val="es-ES"/>
        </w:rPr>
        <w:t xml:space="preserve"> </w:t>
      </w:r>
      <w:proofErr w:type="spellStart"/>
      <w:r w:rsidR="00281B9B">
        <w:rPr>
          <w:lang w:val="es-ES"/>
        </w:rPr>
        <w:t>dinâmico</w:t>
      </w:r>
      <w:proofErr w:type="spellEnd"/>
      <w:r w:rsidR="00281B9B">
        <w:rPr>
          <w:lang w:val="es-ES"/>
        </w:rPr>
        <w:t xml:space="preserve"> de </w:t>
      </w:r>
      <w:proofErr w:type="spellStart"/>
      <w:r w:rsidR="00281B9B">
        <w:rPr>
          <w:lang w:val="es-ES"/>
        </w:rPr>
        <w:t>ementas</w:t>
      </w:r>
      <w:proofErr w:type="spellEnd"/>
      <w:r w:rsidR="00281B9B">
        <w:rPr>
          <w:lang w:val="es-ES"/>
        </w:rPr>
        <w:t xml:space="preserve">. Paralelamente, </w:t>
      </w:r>
      <w:proofErr w:type="spellStart"/>
      <w:r w:rsidR="00281B9B">
        <w:rPr>
          <w:lang w:val="es-ES"/>
        </w:rPr>
        <w:t>desenvolv</w:t>
      </w:r>
      <w:r w:rsidR="006E7E45">
        <w:rPr>
          <w:lang w:val="es-ES"/>
        </w:rPr>
        <w:t>i</w:t>
      </w:r>
      <w:proofErr w:type="spellEnd"/>
      <w:r w:rsidR="00281B9B">
        <w:rPr>
          <w:lang w:val="es-ES"/>
        </w:rPr>
        <w:t xml:space="preserve"> </w:t>
      </w:r>
      <w:proofErr w:type="spellStart"/>
      <w:r w:rsidR="00281B9B">
        <w:rPr>
          <w:lang w:val="es-ES"/>
        </w:rPr>
        <w:t>uma</w:t>
      </w:r>
      <w:proofErr w:type="spellEnd"/>
      <w:r w:rsidR="00281B9B">
        <w:rPr>
          <w:lang w:val="es-ES"/>
        </w:rPr>
        <w:t xml:space="preserve"> </w:t>
      </w:r>
      <w:proofErr w:type="spellStart"/>
      <w:r w:rsidR="00281B9B">
        <w:rPr>
          <w:lang w:val="es-ES"/>
        </w:rPr>
        <w:t>mascote</w:t>
      </w:r>
      <w:proofErr w:type="spellEnd"/>
      <w:r w:rsidR="00281B9B">
        <w:rPr>
          <w:lang w:val="es-ES"/>
        </w:rPr>
        <w:t xml:space="preserve"> </w:t>
      </w:r>
      <w:proofErr w:type="spellStart"/>
      <w:r w:rsidR="00281B9B">
        <w:rPr>
          <w:lang w:val="es-ES"/>
        </w:rPr>
        <w:t>interativa</w:t>
      </w:r>
      <w:proofErr w:type="spellEnd"/>
      <w:r w:rsidR="006146AC">
        <w:rPr>
          <w:lang w:val="es-ES"/>
        </w:rPr>
        <w:t>,</w:t>
      </w:r>
      <w:r w:rsidR="00281B9B">
        <w:rPr>
          <w:lang w:val="es-ES"/>
        </w:rPr>
        <w:t xml:space="preserve"> </w:t>
      </w:r>
      <w:proofErr w:type="spellStart"/>
      <w:r w:rsidR="00281B9B">
        <w:rPr>
          <w:lang w:val="es-ES"/>
        </w:rPr>
        <w:t>com</w:t>
      </w:r>
      <w:proofErr w:type="spellEnd"/>
      <w:r w:rsidR="00281B9B">
        <w:rPr>
          <w:lang w:val="es-ES"/>
        </w:rPr>
        <w:t xml:space="preserve"> suporte </w:t>
      </w:r>
      <w:proofErr w:type="spellStart"/>
      <w:r w:rsidR="00281B9B">
        <w:rPr>
          <w:lang w:val="es-ES"/>
        </w:rPr>
        <w:t>multiling</w:t>
      </w:r>
      <w:r w:rsidR="006E7E45">
        <w:rPr>
          <w:lang w:val="es-ES"/>
        </w:rPr>
        <w:t>u</w:t>
      </w:r>
      <w:r w:rsidR="00281B9B">
        <w:rPr>
          <w:lang w:val="es-ES"/>
        </w:rPr>
        <w:t>e</w:t>
      </w:r>
      <w:proofErr w:type="spellEnd"/>
      <w:r w:rsidR="00281B9B">
        <w:rPr>
          <w:lang w:val="es-ES"/>
        </w:rPr>
        <w:t xml:space="preserve">, que orienta os utilizadores </w:t>
      </w:r>
      <w:proofErr w:type="spellStart"/>
      <w:r w:rsidR="00281B9B">
        <w:rPr>
          <w:lang w:val="es-ES"/>
        </w:rPr>
        <w:t>ao</w:t>
      </w:r>
      <w:proofErr w:type="spellEnd"/>
      <w:r w:rsidR="00281B9B">
        <w:rPr>
          <w:lang w:val="es-ES"/>
        </w:rPr>
        <w:t xml:space="preserve"> longo do site, </w:t>
      </w:r>
      <w:proofErr w:type="spellStart"/>
      <w:r w:rsidR="00281B9B">
        <w:rPr>
          <w:lang w:val="es-ES"/>
        </w:rPr>
        <w:t>promovendo</w:t>
      </w:r>
      <w:proofErr w:type="spellEnd"/>
      <w:r w:rsidR="00281B9B">
        <w:rPr>
          <w:lang w:val="es-ES"/>
        </w:rPr>
        <w:t xml:space="preserve"> a </w:t>
      </w:r>
      <w:proofErr w:type="spellStart"/>
      <w:r w:rsidR="00281B9B">
        <w:rPr>
          <w:lang w:val="es-ES"/>
        </w:rPr>
        <w:t>acessibilidade</w:t>
      </w:r>
      <w:proofErr w:type="spellEnd"/>
      <w:r w:rsidR="009B19F1">
        <w:rPr>
          <w:lang w:val="es-ES"/>
        </w:rPr>
        <w:t xml:space="preserve"> e a </w:t>
      </w:r>
      <w:proofErr w:type="spellStart"/>
      <w:r w:rsidR="009B19F1">
        <w:rPr>
          <w:lang w:val="es-ES"/>
        </w:rPr>
        <w:t>usabilidade</w:t>
      </w:r>
      <w:proofErr w:type="spellEnd"/>
      <w:r w:rsidR="009B19F1">
        <w:rPr>
          <w:lang w:val="es-ES"/>
        </w:rPr>
        <w:t xml:space="preserve"> da plataforma.</w:t>
      </w:r>
    </w:p>
    <w:p w14:paraId="02351836" w14:textId="48E5AA64" w:rsidR="008230A6" w:rsidRDefault="008230A6" w:rsidP="005B1F68">
      <w:pPr>
        <w:rPr>
          <w:lang w:val="es-ES"/>
        </w:rPr>
      </w:pPr>
      <w:proofErr w:type="spellStart"/>
      <w:r>
        <w:rPr>
          <w:lang w:val="es-ES"/>
        </w:rPr>
        <w:t>Apesar</w:t>
      </w:r>
      <w:proofErr w:type="spellEnd"/>
      <w:r>
        <w:rPr>
          <w:lang w:val="es-ES"/>
        </w:rPr>
        <w:t xml:space="preserve"> de a </w:t>
      </w:r>
      <w:proofErr w:type="spellStart"/>
      <w:r>
        <w:rPr>
          <w:lang w:val="es-ES"/>
        </w:rPr>
        <w:t>entidade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acolhedora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não</w:t>
      </w:r>
      <w:proofErr w:type="spellEnd"/>
      <w:r>
        <w:rPr>
          <w:lang w:val="es-ES"/>
        </w:rPr>
        <w:t xml:space="preserve"> ser </w:t>
      </w:r>
      <w:proofErr w:type="spellStart"/>
      <w:r>
        <w:rPr>
          <w:lang w:val="es-ES"/>
        </w:rPr>
        <w:t>uma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organização</w:t>
      </w:r>
      <w:proofErr w:type="spellEnd"/>
      <w:r>
        <w:rPr>
          <w:lang w:val="es-ES"/>
        </w:rPr>
        <w:t xml:space="preserve"> da área das </w:t>
      </w:r>
      <w:proofErr w:type="spellStart"/>
      <w:r w:rsidR="00975E92">
        <w:rPr>
          <w:lang w:val="es-ES"/>
        </w:rPr>
        <w:t>tecnolog</w:t>
      </w:r>
      <w:r w:rsidR="006146AC">
        <w:rPr>
          <w:lang w:val="es-ES"/>
        </w:rPr>
        <w:t>i</w:t>
      </w:r>
      <w:r w:rsidR="00975E92">
        <w:rPr>
          <w:lang w:val="es-ES"/>
        </w:rPr>
        <w:t>as</w:t>
      </w:r>
      <w:proofErr w:type="spellEnd"/>
      <w:r w:rsidR="00975E92">
        <w:rPr>
          <w:lang w:val="es-ES"/>
        </w:rPr>
        <w:t xml:space="preserve"> de </w:t>
      </w:r>
      <w:proofErr w:type="spellStart"/>
      <w:r w:rsidR="00975E92">
        <w:rPr>
          <w:lang w:val="es-ES"/>
        </w:rPr>
        <w:t>informação</w:t>
      </w:r>
      <w:proofErr w:type="spellEnd"/>
      <w:r w:rsidR="00975E92">
        <w:rPr>
          <w:lang w:val="es-ES"/>
        </w:rPr>
        <w:t xml:space="preserve">, esta </w:t>
      </w:r>
      <w:proofErr w:type="spellStart"/>
      <w:r w:rsidR="00975E92">
        <w:rPr>
          <w:lang w:val="es-ES"/>
        </w:rPr>
        <w:t>realidade</w:t>
      </w:r>
      <w:proofErr w:type="spellEnd"/>
      <w:r w:rsidR="00975E92">
        <w:rPr>
          <w:lang w:val="es-ES"/>
        </w:rPr>
        <w:t xml:space="preserve"> </w:t>
      </w:r>
      <w:proofErr w:type="spellStart"/>
      <w:r w:rsidR="00975E92">
        <w:rPr>
          <w:lang w:val="es-ES"/>
        </w:rPr>
        <w:t>representou</w:t>
      </w:r>
      <w:proofErr w:type="spellEnd"/>
      <w:r w:rsidR="00975E92">
        <w:rPr>
          <w:lang w:val="es-ES"/>
        </w:rPr>
        <w:t xml:space="preserve"> </w:t>
      </w:r>
      <w:proofErr w:type="spellStart"/>
      <w:r w:rsidR="00975E92">
        <w:rPr>
          <w:lang w:val="es-ES"/>
        </w:rPr>
        <w:t>simult</w:t>
      </w:r>
      <w:r w:rsidR="006146AC">
        <w:rPr>
          <w:lang w:val="es-ES"/>
        </w:rPr>
        <w:t>a</w:t>
      </w:r>
      <w:r w:rsidR="00975E92">
        <w:rPr>
          <w:lang w:val="es-ES"/>
        </w:rPr>
        <w:t>neamente</w:t>
      </w:r>
      <w:proofErr w:type="spellEnd"/>
      <w:r w:rsidR="00975E92">
        <w:rPr>
          <w:lang w:val="es-ES"/>
        </w:rPr>
        <w:t xml:space="preserve"> </w:t>
      </w:r>
      <w:proofErr w:type="spellStart"/>
      <w:r w:rsidR="00975E92">
        <w:rPr>
          <w:lang w:val="es-ES"/>
        </w:rPr>
        <w:t>um</w:t>
      </w:r>
      <w:proofErr w:type="spellEnd"/>
      <w:r w:rsidR="00975E92">
        <w:rPr>
          <w:lang w:val="es-ES"/>
        </w:rPr>
        <w:t xml:space="preserve"> </w:t>
      </w:r>
      <w:proofErr w:type="spellStart"/>
      <w:r w:rsidR="00975E92">
        <w:rPr>
          <w:lang w:val="es-ES"/>
        </w:rPr>
        <w:t>desafio</w:t>
      </w:r>
      <w:proofErr w:type="spellEnd"/>
      <w:r w:rsidR="00975E92">
        <w:rPr>
          <w:lang w:val="es-ES"/>
        </w:rPr>
        <w:t xml:space="preserve"> e </w:t>
      </w:r>
      <w:proofErr w:type="spellStart"/>
      <w:r w:rsidR="00975E92">
        <w:rPr>
          <w:lang w:val="es-ES"/>
        </w:rPr>
        <w:t>uma</w:t>
      </w:r>
      <w:proofErr w:type="spellEnd"/>
      <w:r w:rsidR="00975E92">
        <w:rPr>
          <w:lang w:val="es-ES"/>
        </w:rPr>
        <w:t xml:space="preserve"> </w:t>
      </w:r>
      <w:proofErr w:type="spellStart"/>
      <w:r w:rsidR="00975E92">
        <w:rPr>
          <w:lang w:val="es-ES"/>
        </w:rPr>
        <w:t>oportunidade</w:t>
      </w:r>
      <w:proofErr w:type="spellEnd"/>
      <w:r w:rsidR="00975E92">
        <w:rPr>
          <w:lang w:val="es-ES"/>
        </w:rPr>
        <w:t xml:space="preserve">. A </w:t>
      </w:r>
      <w:proofErr w:type="spellStart"/>
      <w:r w:rsidR="00975E92">
        <w:rPr>
          <w:lang w:val="es-ES"/>
        </w:rPr>
        <w:t>aus</w:t>
      </w:r>
      <w:r w:rsidR="00E66230">
        <w:rPr>
          <w:lang w:val="es-ES"/>
        </w:rPr>
        <w:t>ê</w:t>
      </w:r>
      <w:r w:rsidR="00975E92">
        <w:rPr>
          <w:lang w:val="es-ES"/>
        </w:rPr>
        <w:t>ncia</w:t>
      </w:r>
      <w:proofErr w:type="spellEnd"/>
      <w:r w:rsidR="00975E92">
        <w:rPr>
          <w:lang w:val="es-ES"/>
        </w:rPr>
        <w:t xml:space="preserve"> de </w:t>
      </w:r>
      <w:proofErr w:type="spellStart"/>
      <w:r w:rsidR="00975E92">
        <w:rPr>
          <w:lang w:val="es-ES"/>
        </w:rPr>
        <w:t>um</w:t>
      </w:r>
      <w:proofErr w:type="spellEnd"/>
      <w:r w:rsidR="00975E92">
        <w:rPr>
          <w:lang w:val="es-ES"/>
        </w:rPr>
        <w:t xml:space="preserve"> ambiente técnico especializado </w:t>
      </w:r>
      <w:proofErr w:type="spellStart"/>
      <w:r w:rsidR="00975E92">
        <w:rPr>
          <w:lang w:val="es-ES"/>
        </w:rPr>
        <w:t>limitou</w:t>
      </w:r>
      <w:proofErr w:type="spellEnd"/>
      <w:r w:rsidR="00975E92">
        <w:rPr>
          <w:lang w:val="es-ES"/>
        </w:rPr>
        <w:t xml:space="preserve"> a </w:t>
      </w:r>
      <w:proofErr w:type="spellStart"/>
      <w:r w:rsidR="00975E92">
        <w:rPr>
          <w:lang w:val="es-ES"/>
        </w:rPr>
        <w:t>possibilidade</w:t>
      </w:r>
      <w:proofErr w:type="spellEnd"/>
      <w:r w:rsidR="00975E92">
        <w:rPr>
          <w:lang w:val="es-ES"/>
        </w:rPr>
        <w:t xml:space="preserve"> de </w:t>
      </w:r>
      <w:proofErr w:type="spellStart"/>
      <w:r w:rsidR="00975E92">
        <w:rPr>
          <w:lang w:val="es-ES"/>
        </w:rPr>
        <w:t>aprendizagem</w:t>
      </w:r>
      <w:proofErr w:type="spellEnd"/>
      <w:r w:rsidR="00975E92">
        <w:rPr>
          <w:lang w:val="es-ES"/>
        </w:rPr>
        <w:t xml:space="preserve"> colaborativa </w:t>
      </w:r>
      <w:proofErr w:type="spellStart"/>
      <w:r w:rsidR="00975E92">
        <w:rPr>
          <w:lang w:val="es-ES"/>
        </w:rPr>
        <w:t>com</w:t>
      </w:r>
      <w:proofErr w:type="spellEnd"/>
      <w:r w:rsidR="00975E92">
        <w:rPr>
          <w:lang w:val="es-ES"/>
        </w:rPr>
        <w:t xml:space="preserve"> </w:t>
      </w:r>
      <w:proofErr w:type="spellStart"/>
      <w:r w:rsidR="00975E92">
        <w:rPr>
          <w:lang w:val="es-ES"/>
        </w:rPr>
        <w:t>profissionais</w:t>
      </w:r>
      <w:proofErr w:type="spellEnd"/>
      <w:r w:rsidR="00975E92">
        <w:rPr>
          <w:lang w:val="es-ES"/>
        </w:rPr>
        <w:t xml:space="preserve"> da área, mas </w:t>
      </w:r>
      <w:proofErr w:type="spellStart"/>
      <w:r w:rsidR="00975E92">
        <w:rPr>
          <w:lang w:val="es-ES"/>
        </w:rPr>
        <w:t>impulsion</w:t>
      </w:r>
      <w:r w:rsidR="00EB516D">
        <w:rPr>
          <w:lang w:val="es-ES"/>
        </w:rPr>
        <w:t>ou</w:t>
      </w:r>
      <w:proofErr w:type="spellEnd"/>
      <w:r w:rsidR="00EB516D">
        <w:rPr>
          <w:lang w:val="es-ES"/>
        </w:rPr>
        <w:t xml:space="preserve"> o </w:t>
      </w:r>
      <w:proofErr w:type="spellStart"/>
      <w:r w:rsidR="00EB516D">
        <w:rPr>
          <w:lang w:val="es-ES"/>
        </w:rPr>
        <w:t>desenvolvimento</w:t>
      </w:r>
      <w:proofErr w:type="spellEnd"/>
      <w:r w:rsidR="00EB516D">
        <w:rPr>
          <w:lang w:val="es-ES"/>
        </w:rPr>
        <w:t xml:space="preserve"> da </w:t>
      </w:r>
      <w:proofErr w:type="spellStart"/>
      <w:r w:rsidR="00EB516D">
        <w:rPr>
          <w:lang w:val="es-ES"/>
        </w:rPr>
        <w:t>minha</w:t>
      </w:r>
      <w:proofErr w:type="spellEnd"/>
      <w:r w:rsidR="00EB516D">
        <w:rPr>
          <w:lang w:val="es-ES"/>
        </w:rPr>
        <w:t xml:space="preserve"> </w:t>
      </w:r>
      <w:proofErr w:type="spellStart"/>
      <w:r w:rsidR="00EB516D">
        <w:rPr>
          <w:lang w:val="es-ES"/>
        </w:rPr>
        <w:t>autonom</w:t>
      </w:r>
      <w:ins w:id="377" w:author="David das Neves" w:date="2025-09-04T16:23:00Z" w16du:dateUtc="2025-09-04T15:23:00Z">
        <w:r w:rsidR="00DD1AC1">
          <w:rPr>
            <w:lang w:val="es-ES"/>
          </w:rPr>
          <w:t>i</w:t>
        </w:r>
      </w:ins>
      <w:del w:id="378" w:author="David das Neves" w:date="2025-09-04T16:23:00Z" w16du:dateUtc="2025-09-04T15:23:00Z">
        <w:r w:rsidR="00EB516D" w:rsidDel="00DD1AC1">
          <w:rPr>
            <w:lang w:val="es-ES"/>
          </w:rPr>
          <w:delText>í</w:delText>
        </w:r>
      </w:del>
      <w:r w:rsidR="00EB516D">
        <w:rPr>
          <w:lang w:val="es-ES"/>
        </w:rPr>
        <w:t>a</w:t>
      </w:r>
      <w:proofErr w:type="spellEnd"/>
      <w:r w:rsidR="00EB516D">
        <w:rPr>
          <w:lang w:val="es-ES"/>
        </w:rPr>
        <w:t xml:space="preserve">, </w:t>
      </w:r>
      <w:proofErr w:type="spellStart"/>
      <w:r w:rsidR="00EB516D">
        <w:rPr>
          <w:lang w:val="es-ES"/>
        </w:rPr>
        <w:t>capacidade</w:t>
      </w:r>
      <w:proofErr w:type="spellEnd"/>
      <w:r w:rsidR="00EB516D">
        <w:rPr>
          <w:lang w:val="es-ES"/>
        </w:rPr>
        <w:t xml:space="preserve"> de </w:t>
      </w:r>
      <w:proofErr w:type="spellStart"/>
      <w:r w:rsidR="00EB516D">
        <w:rPr>
          <w:lang w:val="es-ES"/>
        </w:rPr>
        <w:t>investigação</w:t>
      </w:r>
      <w:proofErr w:type="spellEnd"/>
      <w:r w:rsidR="00EB516D">
        <w:rPr>
          <w:lang w:val="es-ES"/>
        </w:rPr>
        <w:t xml:space="preserve"> e </w:t>
      </w:r>
      <w:proofErr w:type="spellStart"/>
      <w:r w:rsidR="00EB516D">
        <w:rPr>
          <w:lang w:val="es-ES"/>
        </w:rPr>
        <w:t>resolução</w:t>
      </w:r>
      <w:proofErr w:type="spellEnd"/>
      <w:r w:rsidR="00075503">
        <w:rPr>
          <w:lang w:val="es-ES"/>
        </w:rPr>
        <w:t xml:space="preserve"> de problemas de forma independente. Esta </w:t>
      </w:r>
      <w:proofErr w:type="spellStart"/>
      <w:r w:rsidR="00075503">
        <w:rPr>
          <w:lang w:val="es-ES"/>
        </w:rPr>
        <w:lastRenderedPageBreak/>
        <w:t>experi</w:t>
      </w:r>
      <w:r w:rsidR="00E66230">
        <w:rPr>
          <w:lang w:val="es-ES"/>
        </w:rPr>
        <w:t>ê</w:t>
      </w:r>
      <w:r w:rsidR="00075503">
        <w:rPr>
          <w:lang w:val="es-ES"/>
        </w:rPr>
        <w:t>ncia</w:t>
      </w:r>
      <w:proofErr w:type="spellEnd"/>
      <w:r w:rsidR="00075503">
        <w:rPr>
          <w:lang w:val="es-ES"/>
        </w:rPr>
        <w:t xml:space="preserve"> </w:t>
      </w:r>
      <w:proofErr w:type="spellStart"/>
      <w:r w:rsidR="00075503">
        <w:rPr>
          <w:lang w:val="es-ES"/>
        </w:rPr>
        <w:t>permitiu</w:t>
      </w:r>
      <w:proofErr w:type="spellEnd"/>
      <w:r w:rsidR="00075503">
        <w:rPr>
          <w:lang w:val="es-ES"/>
        </w:rPr>
        <w:t xml:space="preserve">-me asumir </w:t>
      </w:r>
      <w:proofErr w:type="spellStart"/>
      <w:r w:rsidR="00075503">
        <w:rPr>
          <w:lang w:val="es-ES"/>
        </w:rPr>
        <w:t>um</w:t>
      </w:r>
      <w:proofErr w:type="spellEnd"/>
      <w:r w:rsidR="00075503">
        <w:rPr>
          <w:lang w:val="es-ES"/>
        </w:rPr>
        <w:t xml:space="preserve"> papel </w:t>
      </w:r>
      <w:proofErr w:type="spellStart"/>
      <w:r w:rsidR="00075503">
        <w:rPr>
          <w:lang w:val="es-ES"/>
        </w:rPr>
        <w:t>ativo</w:t>
      </w:r>
      <w:proofErr w:type="spellEnd"/>
      <w:r w:rsidR="00075503">
        <w:rPr>
          <w:lang w:val="es-ES"/>
        </w:rPr>
        <w:t xml:space="preserve"> e </w:t>
      </w:r>
      <w:proofErr w:type="spellStart"/>
      <w:r w:rsidR="00075503">
        <w:rPr>
          <w:lang w:val="es-ES"/>
        </w:rPr>
        <w:t>responsável</w:t>
      </w:r>
      <w:proofErr w:type="spellEnd"/>
      <w:r w:rsidR="002256AE">
        <w:rPr>
          <w:lang w:val="es-ES"/>
        </w:rPr>
        <w:t xml:space="preserve"> em </w:t>
      </w:r>
      <w:proofErr w:type="gramStart"/>
      <w:r w:rsidR="002256AE">
        <w:rPr>
          <w:lang w:val="es-ES"/>
        </w:rPr>
        <w:t>todas as</w:t>
      </w:r>
      <w:proofErr w:type="gramEnd"/>
      <w:r w:rsidR="002256AE">
        <w:rPr>
          <w:lang w:val="es-ES"/>
        </w:rPr>
        <w:t xml:space="preserve"> fases do </w:t>
      </w:r>
      <w:proofErr w:type="spellStart"/>
      <w:r w:rsidR="002256AE">
        <w:rPr>
          <w:lang w:val="es-ES"/>
        </w:rPr>
        <w:t>projeto</w:t>
      </w:r>
      <w:proofErr w:type="spellEnd"/>
      <w:r w:rsidR="002256AE">
        <w:rPr>
          <w:lang w:val="es-ES"/>
        </w:rPr>
        <w:t xml:space="preserve">, desde a </w:t>
      </w:r>
      <w:proofErr w:type="spellStart"/>
      <w:r w:rsidR="002256AE">
        <w:rPr>
          <w:lang w:val="es-ES"/>
        </w:rPr>
        <w:t>análise</w:t>
      </w:r>
      <w:proofErr w:type="spellEnd"/>
      <w:r w:rsidR="002256AE">
        <w:rPr>
          <w:lang w:val="es-ES"/>
        </w:rPr>
        <w:t xml:space="preserve"> de requisitos até à </w:t>
      </w:r>
      <w:proofErr w:type="spellStart"/>
      <w:r w:rsidR="002256AE">
        <w:rPr>
          <w:lang w:val="es-ES"/>
        </w:rPr>
        <w:t>implementação</w:t>
      </w:r>
      <w:proofErr w:type="spellEnd"/>
      <w:r w:rsidR="002256AE">
        <w:rPr>
          <w:lang w:val="es-ES"/>
        </w:rPr>
        <w:t xml:space="preserve"> e testes.</w:t>
      </w:r>
    </w:p>
    <w:p w14:paraId="5EA8B886" w14:textId="10F760D9" w:rsidR="0082147D" w:rsidRDefault="0082147D" w:rsidP="005B1F68">
      <w:pPr>
        <w:rPr>
          <w:lang w:val="es-ES"/>
        </w:rPr>
      </w:pPr>
      <w:r>
        <w:rPr>
          <w:lang w:val="es-ES"/>
        </w:rPr>
        <w:t xml:space="preserve">Para </w:t>
      </w:r>
      <w:proofErr w:type="spellStart"/>
      <w:r>
        <w:rPr>
          <w:lang w:val="es-ES"/>
        </w:rPr>
        <w:t>além</w:t>
      </w:r>
      <w:proofErr w:type="spellEnd"/>
      <w:r>
        <w:rPr>
          <w:lang w:val="es-ES"/>
        </w:rPr>
        <w:t xml:space="preserve"> das </w:t>
      </w:r>
      <w:proofErr w:type="spellStart"/>
      <w:r>
        <w:rPr>
          <w:lang w:val="es-ES"/>
        </w:rPr>
        <w:t>compet</w:t>
      </w:r>
      <w:r w:rsidR="00E66230">
        <w:rPr>
          <w:lang w:val="es-ES"/>
        </w:rPr>
        <w:t>ê</w:t>
      </w:r>
      <w:r>
        <w:rPr>
          <w:lang w:val="es-ES"/>
        </w:rPr>
        <w:t>ncias</w:t>
      </w:r>
      <w:proofErr w:type="spellEnd"/>
      <w:r>
        <w:rPr>
          <w:lang w:val="es-ES"/>
        </w:rPr>
        <w:t xml:space="preserve"> técnicas, o </w:t>
      </w:r>
      <w:proofErr w:type="spellStart"/>
      <w:r>
        <w:rPr>
          <w:lang w:val="es-ES"/>
        </w:rPr>
        <w:t>estágio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contribuiu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significamente</w:t>
      </w:r>
      <w:proofErr w:type="spellEnd"/>
      <w:r>
        <w:rPr>
          <w:lang w:val="es-ES"/>
        </w:rPr>
        <w:t xml:space="preserve"> para o </w:t>
      </w:r>
      <w:proofErr w:type="spellStart"/>
      <w:r>
        <w:rPr>
          <w:lang w:val="es-ES"/>
        </w:rPr>
        <w:t>meu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crescimento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pessoal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profissional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Aprend</w:t>
      </w:r>
      <w:r w:rsidR="00632F14">
        <w:rPr>
          <w:lang w:val="es-ES"/>
        </w:rPr>
        <w:t>i</w:t>
      </w:r>
      <w:proofErr w:type="spellEnd"/>
      <w:r w:rsidR="00632F14">
        <w:rPr>
          <w:lang w:val="es-ES"/>
        </w:rPr>
        <w:t xml:space="preserve"> a comunicar eficazmente </w:t>
      </w:r>
      <w:proofErr w:type="spellStart"/>
      <w:r w:rsidR="00632F14">
        <w:rPr>
          <w:lang w:val="es-ES"/>
        </w:rPr>
        <w:t>com</w:t>
      </w:r>
      <w:proofErr w:type="spellEnd"/>
      <w:r w:rsidR="00632F14">
        <w:rPr>
          <w:lang w:val="es-ES"/>
        </w:rPr>
        <w:t xml:space="preserve"> interlocutores </w:t>
      </w:r>
      <w:proofErr w:type="spellStart"/>
      <w:r w:rsidR="00632F14">
        <w:rPr>
          <w:lang w:val="es-ES"/>
        </w:rPr>
        <w:t>não</w:t>
      </w:r>
      <w:proofErr w:type="spellEnd"/>
      <w:r w:rsidR="00632F14">
        <w:rPr>
          <w:lang w:val="es-ES"/>
        </w:rPr>
        <w:t xml:space="preserve"> técnicos, a interpretar</w:t>
      </w:r>
      <w:r w:rsidR="00564162">
        <w:rPr>
          <w:lang w:val="es-ES"/>
        </w:rPr>
        <w:t xml:space="preserve"> necesidades </w:t>
      </w:r>
      <w:proofErr w:type="spellStart"/>
      <w:r w:rsidR="00564162">
        <w:rPr>
          <w:lang w:val="es-ES"/>
        </w:rPr>
        <w:t>institucionais</w:t>
      </w:r>
      <w:proofErr w:type="spellEnd"/>
      <w:r w:rsidR="00564162">
        <w:rPr>
          <w:lang w:val="es-ES"/>
        </w:rPr>
        <w:t xml:space="preserve"> e a </w:t>
      </w:r>
      <w:proofErr w:type="spellStart"/>
      <w:r w:rsidR="00564162">
        <w:rPr>
          <w:lang w:val="es-ES"/>
        </w:rPr>
        <w:t>transformá</w:t>
      </w:r>
      <w:proofErr w:type="spellEnd"/>
      <w:r w:rsidR="00564162">
        <w:rPr>
          <w:lang w:val="es-ES"/>
        </w:rPr>
        <w:t xml:space="preserve">-las em </w:t>
      </w:r>
      <w:proofErr w:type="spellStart"/>
      <w:r w:rsidR="00564162">
        <w:rPr>
          <w:lang w:val="es-ES"/>
        </w:rPr>
        <w:t>soluções</w:t>
      </w:r>
      <w:proofErr w:type="spellEnd"/>
      <w:r w:rsidR="00564162">
        <w:rPr>
          <w:lang w:val="es-ES"/>
        </w:rPr>
        <w:t xml:space="preserve"> </w:t>
      </w:r>
      <w:proofErr w:type="spellStart"/>
      <w:r w:rsidR="00564162">
        <w:rPr>
          <w:lang w:val="es-ES"/>
        </w:rPr>
        <w:t>digitais</w:t>
      </w:r>
      <w:proofErr w:type="spellEnd"/>
      <w:r w:rsidR="00564162">
        <w:rPr>
          <w:lang w:val="es-ES"/>
        </w:rPr>
        <w:t xml:space="preserve"> </w:t>
      </w:r>
      <w:proofErr w:type="spellStart"/>
      <w:r w:rsidR="00564162">
        <w:rPr>
          <w:lang w:val="es-ES"/>
        </w:rPr>
        <w:t>funcion</w:t>
      </w:r>
      <w:r w:rsidR="00323634">
        <w:rPr>
          <w:lang w:val="es-ES"/>
        </w:rPr>
        <w:t>a</w:t>
      </w:r>
      <w:r w:rsidR="00564162">
        <w:rPr>
          <w:lang w:val="es-ES"/>
        </w:rPr>
        <w:t>is</w:t>
      </w:r>
      <w:proofErr w:type="spellEnd"/>
      <w:r w:rsidR="00564162">
        <w:rPr>
          <w:lang w:val="es-ES"/>
        </w:rPr>
        <w:t xml:space="preserve"> e intuitivas. </w:t>
      </w:r>
      <w:proofErr w:type="spellStart"/>
      <w:r w:rsidR="00564162">
        <w:rPr>
          <w:lang w:val="es-ES"/>
        </w:rPr>
        <w:t>Desenvolv</w:t>
      </w:r>
      <w:r w:rsidR="00323634">
        <w:rPr>
          <w:lang w:val="es-ES"/>
        </w:rPr>
        <w:t>i</w:t>
      </w:r>
      <w:proofErr w:type="spellEnd"/>
      <w:r w:rsidR="00564162">
        <w:rPr>
          <w:lang w:val="es-ES"/>
        </w:rPr>
        <w:t xml:space="preserve"> </w:t>
      </w:r>
      <w:proofErr w:type="spellStart"/>
      <w:r w:rsidR="00564162">
        <w:rPr>
          <w:lang w:val="es-ES"/>
        </w:rPr>
        <w:t>também</w:t>
      </w:r>
      <w:proofErr w:type="spellEnd"/>
      <w:r w:rsidR="00564162">
        <w:rPr>
          <w:lang w:val="es-ES"/>
        </w:rPr>
        <w:t xml:space="preserve"> </w:t>
      </w:r>
      <w:proofErr w:type="spellStart"/>
      <w:r w:rsidR="00564162">
        <w:rPr>
          <w:lang w:val="es-ES"/>
        </w:rPr>
        <w:t>compet</w:t>
      </w:r>
      <w:r w:rsidR="00323634">
        <w:rPr>
          <w:lang w:val="es-ES"/>
        </w:rPr>
        <w:t>ê</w:t>
      </w:r>
      <w:r w:rsidR="00564162">
        <w:rPr>
          <w:lang w:val="es-ES"/>
        </w:rPr>
        <w:t>ncias</w:t>
      </w:r>
      <w:proofErr w:type="spellEnd"/>
      <w:r w:rsidR="00564162">
        <w:rPr>
          <w:lang w:val="es-ES"/>
        </w:rPr>
        <w:t xml:space="preserve"> de </w:t>
      </w:r>
      <w:proofErr w:type="spellStart"/>
      <w:r w:rsidR="00564162">
        <w:rPr>
          <w:lang w:val="es-ES"/>
        </w:rPr>
        <w:t>planeamento</w:t>
      </w:r>
      <w:proofErr w:type="spellEnd"/>
      <w:r w:rsidR="00564162">
        <w:rPr>
          <w:lang w:val="es-ES"/>
        </w:rPr>
        <w:t xml:space="preserve">, </w:t>
      </w:r>
      <w:proofErr w:type="spellStart"/>
      <w:r w:rsidR="00564162">
        <w:rPr>
          <w:lang w:val="es-ES"/>
        </w:rPr>
        <w:t>organização</w:t>
      </w:r>
      <w:proofErr w:type="spellEnd"/>
      <w:r w:rsidR="00831EB3">
        <w:rPr>
          <w:lang w:val="es-ES"/>
        </w:rPr>
        <w:t xml:space="preserve"> e </w:t>
      </w:r>
      <w:proofErr w:type="spellStart"/>
      <w:r w:rsidR="00831EB3">
        <w:rPr>
          <w:lang w:val="es-ES"/>
        </w:rPr>
        <w:t>gestão</w:t>
      </w:r>
      <w:proofErr w:type="spellEnd"/>
      <w:r w:rsidR="00831EB3">
        <w:rPr>
          <w:lang w:val="es-ES"/>
        </w:rPr>
        <w:t xml:space="preserve"> de tempo, </w:t>
      </w:r>
      <w:proofErr w:type="spellStart"/>
      <w:r w:rsidR="00831EB3">
        <w:rPr>
          <w:lang w:val="es-ES"/>
        </w:rPr>
        <w:t>essenciais</w:t>
      </w:r>
      <w:proofErr w:type="spellEnd"/>
      <w:r w:rsidR="00831EB3">
        <w:rPr>
          <w:lang w:val="es-ES"/>
        </w:rPr>
        <w:t xml:space="preserve"> para a </w:t>
      </w:r>
      <w:proofErr w:type="spellStart"/>
      <w:r w:rsidR="00831EB3">
        <w:rPr>
          <w:lang w:val="es-ES"/>
        </w:rPr>
        <w:t>execução</w:t>
      </w:r>
      <w:proofErr w:type="spellEnd"/>
      <w:r w:rsidR="00831EB3">
        <w:rPr>
          <w:lang w:val="es-ES"/>
        </w:rPr>
        <w:t xml:space="preserve"> de </w:t>
      </w:r>
      <w:proofErr w:type="spellStart"/>
      <w:r w:rsidR="00831EB3">
        <w:rPr>
          <w:lang w:val="es-ES"/>
        </w:rPr>
        <w:t>um</w:t>
      </w:r>
      <w:proofErr w:type="spellEnd"/>
      <w:r w:rsidR="00831EB3">
        <w:rPr>
          <w:lang w:val="es-ES"/>
        </w:rPr>
        <w:t xml:space="preserve"> </w:t>
      </w:r>
      <w:proofErr w:type="spellStart"/>
      <w:r w:rsidR="00831EB3">
        <w:rPr>
          <w:lang w:val="es-ES"/>
        </w:rPr>
        <w:t>projeto</w:t>
      </w:r>
      <w:proofErr w:type="spellEnd"/>
      <w:r w:rsidR="00831EB3">
        <w:rPr>
          <w:lang w:val="es-ES"/>
        </w:rPr>
        <w:t xml:space="preserve"> </w:t>
      </w:r>
      <w:proofErr w:type="spellStart"/>
      <w:r w:rsidR="00831EB3">
        <w:rPr>
          <w:lang w:val="es-ES"/>
        </w:rPr>
        <w:t>com</w:t>
      </w:r>
      <w:proofErr w:type="spellEnd"/>
      <w:r w:rsidR="00831EB3">
        <w:rPr>
          <w:lang w:val="es-ES"/>
        </w:rPr>
        <w:t xml:space="preserve"> </w:t>
      </w:r>
      <w:proofErr w:type="spellStart"/>
      <w:r w:rsidR="00831EB3">
        <w:rPr>
          <w:lang w:val="es-ES"/>
        </w:rPr>
        <w:t>múltiplas</w:t>
      </w:r>
      <w:proofErr w:type="spellEnd"/>
      <w:r w:rsidR="00831EB3">
        <w:rPr>
          <w:lang w:val="es-ES"/>
        </w:rPr>
        <w:t xml:space="preserve"> </w:t>
      </w:r>
      <w:r w:rsidR="004367E4">
        <w:rPr>
          <w:lang w:val="es-ES"/>
        </w:rPr>
        <w:t>componentes.</w:t>
      </w:r>
    </w:p>
    <w:p w14:paraId="72F5BF9E" w14:textId="73365F7E" w:rsidR="004367E4" w:rsidRDefault="004367E4" w:rsidP="005B1F68">
      <w:pPr>
        <w:rPr>
          <w:lang w:val="es-ES"/>
        </w:rPr>
      </w:pPr>
      <w:r>
        <w:rPr>
          <w:lang w:val="es-ES"/>
        </w:rPr>
        <w:t xml:space="preserve">Em suma, este </w:t>
      </w:r>
      <w:proofErr w:type="spellStart"/>
      <w:r>
        <w:rPr>
          <w:lang w:val="es-ES"/>
        </w:rPr>
        <w:t>estágio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permitiu</w:t>
      </w:r>
      <w:proofErr w:type="spellEnd"/>
      <w:r>
        <w:rPr>
          <w:lang w:val="es-ES"/>
        </w:rPr>
        <w:t xml:space="preserve">-me vivenciar de forma </w:t>
      </w:r>
      <w:proofErr w:type="spellStart"/>
      <w:r>
        <w:rPr>
          <w:lang w:val="es-ES"/>
        </w:rPr>
        <w:t>prática</w:t>
      </w:r>
      <w:proofErr w:type="spellEnd"/>
      <w:r>
        <w:rPr>
          <w:lang w:val="es-ES"/>
        </w:rPr>
        <w:t xml:space="preserve"> os desafíos do </w:t>
      </w:r>
      <w:proofErr w:type="spellStart"/>
      <w:r>
        <w:rPr>
          <w:lang w:val="es-ES"/>
        </w:rPr>
        <w:t>desenvolvimento</w:t>
      </w:r>
      <w:proofErr w:type="spellEnd"/>
      <w:r>
        <w:rPr>
          <w:lang w:val="es-ES"/>
        </w:rPr>
        <w:t xml:space="preserve"> web em contexto real, </w:t>
      </w:r>
      <w:proofErr w:type="spellStart"/>
      <w:r>
        <w:rPr>
          <w:lang w:val="es-ES"/>
        </w:rPr>
        <w:t>reforçando</w:t>
      </w:r>
      <w:proofErr w:type="spellEnd"/>
      <w:r>
        <w:rPr>
          <w:lang w:val="es-ES"/>
        </w:rPr>
        <w:t xml:space="preserve"> a</w:t>
      </w:r>
      <w:r w:rsidR="00344D5C">
        <w:rPr>
          <w:lang w:val="es-ES"/>
        </w:rPr>
        <w:t xml:space="preserve"> </w:t>
      </w:r>
      <w:proofErr w:type="spellStart"/>
      <w:r w:rsidR="00344D5C">
        <w:rPr>
          <w:lang w:val="es-ES"/>
        </w:rPr>
        <w:t>minha</w:t>
      </w:r>
      <w:proofErr w:type="spellEnd"/>
      <w:r w:rsidR="00344D5C">
        <w:rPr>
          <w:lang w:val="es-ES"/>
        </w:rPr>
        <w:t xml:space="preserve"> </w:t>
      </w:r>
      <w:proofErr w:type="spellStart"/>
      <w:r w:rsidR="00344D5C">
        <w:rPr>
          <w:lang w:val="es-ES"/>
        </w:rPr>
        <w:t>preparação</w:t>
      </w:r>
      <w:proofErr w:type="spellEnd"/>
      <w:r w:rsidR="00344D5C">
        <w:rPr>
          <w:lang w:val="es-ES"/>
        </w:rPr>
        <w:t xml:space="preserve"> para o mercado de </w:t>
      </w:r>
      <w:proofErr w:type="spellStart"/>
      <w:r w:rsidR="00344D5C">
        <w:rPr>
          <w:lang w:val="es-ES"/>
        </w:rPr>
        <w:t>trabalho</w:t>
      </w:r>
      <w:proofErr w:type="spellEnd"/>
      <w:r w:rsidR="00344D5C">
        <w:rPr>
          <w:lang w:val="es-ES"/>
        </w:rPr>
        <w:t xml:space="preserve">. A </w:t>
      </w:r>
      <w:proofErr w:type="spellStart"/>
      <w:r w:rsidR="00344D5C">
        <w:rPr>
          <w:lang w:val="es-ES"/>
        </w:rPr>
        <w:t>experi</w:t>
      </w:r>
      <w:r w:rsidR="00822A49">
        <w:rPr>
          <w:lang w:val="es-ES"/>
        </w:rPr>
        <w:t>ê</w:t>
      </w:r>
      <w:r w:rsidR="00344D5C">
        <w:rPr>
          <w:lang w:val="es-ES"/>
        </w:rPr>
        <w:t>ncia</w:t>
      </w:r>
      <w:proofErr w:type="spellEnd"/>
      <w:r w:rsidR="00344D5C">
        <w:rPr>
          <w:lang w:val="es-ES"/>
        </w:rPr>
        <w:t xml:space="preserve"> adquirida será, </w:t>
      </w:r>
      <w:proofErr w:type="spellStart"/>
      <w:r w:rsidR="00344D5C">
        <w:rPr>
          <w:lang w:val="es-ES"/>
        </w:rPr>
        <w:t>sem</w:t>
      </w:r>
      <w:proofErr w:type="spellEnd"/>
      <w:r w:rsidR="00344D5C">
        <w:rPr>
          <w:lang w:val="es-ES"/>
        </w:rPr>
        <w:t xml:space="preserve"> </w:t>
      </w:r>
      <w:proofErr w:type="spellStart"/>
      <w:r w:rsidR="00344D5C">
        <w:rPr>
          <w:lang w:val="es-ES"/>
        </w:rPr>
        <w:t>dúvida</w:t>
      </w:r>
      <w:proofErr w:type="spellEnd"/>
      <w:r w:rsidR="00344D5C">
        <w:rPr>
          <w:lang w:val="es-ES"/>
        </w:rPr>
        <w:t xml:space="preserve">, </w:t>
      </w:r>
      <w:proofErr w:type="spellStart"/>
      <w:r w:rsidR="00344D5C">
        <w:rPr>
          <w:lang w:val="es-ES"/>
        </w:rPr>
        <w:t>uma</w:t>
      </w:r>
      <w:proofErr w:type="spellEnd"/>
      <w:r w:rsidR="00344D5C">
        <w:rPr>
          <w:lang w:val="es-ES"/>
        </w:rPr>
        <w:t xml:space="preserve"> </w:t>
      </w:r>
      <w:proofErr w:type="spellStart"/>
      <w:r w:rsidR="00344D5C">
        <w:rPr>
          <w:lang w:val="es-ES"/>
        </w:rPr>
        <w:t>mais-valia</w:t>
      </w:r>
      <w:proofErr w:type="spellEnd"/>
      <w:r w:rsidR="00344D5C">
        <w:rPr>
          <w:lang w:val="es-ES"/>
        </w:rPr>
        <w:t xml:space="preserve"> para o </w:t>
      </w:r>
      <w:proofErr w:type="spellStart"/>
      <w:r w:rsidR="00344D5C">
        <w:rPr>
          <w:lang w:val="es-ES"/>
        </w:rPr>
        <w:t>meu</w:t>
      </w:r>
      <w:proofErr w:type="spellEnd"/>
      <w:r w:rsidR="00344D5C">
        <w:rPr>
          <w:lang w:val="es-ES"/>
        </w:rPr>
        <w:t xml:space="preserve"> </w:t>
      </w:r>
      <w:proofErr w:type="spellStart"/>
      <w:r w:rsidR="00344D5C">
        <w:rPr>
          <w:lang w:val="es-ES"/>
        </w:rPr>
        <w:t>percurso</w:t>
      </w:r>
      <w:proofErr w:type="spellEnd"/>
      <w:r w:rsidR="00344D5C">
        <w:rPr>
          <w:lang w:val="es-ES"/>
        </w:rPr>
        <w:t xml:space="preserve"> </w:t>
      </w:r>
      <w:proofErr w:type="spellStart"/>
      <w:r w:rsidR="00344D5C">
        <w:rPr>
          <w:lang w:val="es-ES"/>
        </w:rPr>
        <w:t>profissional</w:t>
      </w:r>
      <w:proofErr w:type="spellEnd"/>
      <w:r w:rsidR="00344D5C">
        <w:rPr>
          <w:lang w:val="es-ES"/>
        </w:rPr>
        <w:t xml:space="preserve"> futuro</w:t>
      </w:r>
      <w:r w:rsidR="002943B8">
        <w:rPr>
          <w:lang w:val="es-ES"/>
        </w:rPr>
        <w:t xml:space="preserve">, </w:t>
      </w:r>
      <w:proofErr w:type="spellStart"/>
      <w:r w:rsidR="002943B8">
        <w:rPr>
          <w:lang w:val="es-ES"/>
        </w:rPr>
        <w:t>quer</w:t>
      </w:r>
      <w:proofErr w:type="spellEnd"/>
      <w:r w:rsidR="002943B8">
        <w:rPr>
          <w:lang w:val="es-ES"/>
        </w:rPr>
        <w:t xml:space="preserve"> pela </w:t>
      </w:r>
      <w:proofErr w:type="spellStart"/>
      <w:r w:rsidR="002943B8">
        <w:rPr>
          <w:lang w:val="es-ES"/>
        </w:rPr>
        <w:t>consolidação</w:t>
      </w:r>
      <w:proofErr w:type="spellEnd"/>
      <w:r w:rsidR="002943B8">
        <w:rPr>
          <w:lang w:val="es-ES"/>
        </w:rPr>
        <w:t xml:space="preserve"> de </w:t>
      </w:r>
      <w:proofErr w:type="spellStart"/>
      <w:r w:rsidR="002943B8">
        <w:rPr>
          <w:lang w:val="es-ES"/>
        </w:rPr>
        <w:t>conhecimentos</w:t>
      </w:r>
      <w:proofErr w:type="spellEnd"/>
      <w:r w:rsidR="002943B8">
        <w:rPr>
          <w:lang w:val="es-ES"/>
        </w:rPr>
        <w:t xml:space="preserve"> técnicos, </w:t>
      </w:r>
      <w:proofErr w:type="spellStart"/>
      <w:r w:rsidR="002943B8">
        <w:rPr>
          <w:lang w:val="es-ES"/>
        </w:rPr>
        <w:t>quer</w:t>
      </w:r>
      <w:proofErr w:type="spellEnd"/>
      <w:r w:rsidR="002943B8">
        <w:rPr>
          <w:lang w:val="es-ES"/>
        </w:rPr>
        <w:t xml:space="preserve"> pelo </w:t>
      </w:r>
      <w:proofErr w:type="spellStart"/>
      <w:r w:rsidR="002943B8">
        <w:rPr>
          <w:lang w:val="es-ES"/>
        </w:rPr>
        <w:t>desenvolvimento</w:t>
      </w:r>
      <w:proofErr w:type="spellEnd"/>
      <w:r w:rsidR="002943B8">
        <w:rPr>
          <w:lang w:val="es-ES"/>
        </w:rPr>
        <w:t xml:space="preserve"> de competencias </w:t>
      </w:r>
      <w:proofErr w:type="spellStart"/>
      <w:r w:rsidR="002943B8">
        <w:rPr>
          <w:lang w:val="es-ES"/>
        </w:rPr>
        <w:t>transversais</w:t>
      </w:r>
      <w:proofErr w:type="spellEnd"/>
      <w:r w:rsidR="002943B8">
        <w:rPr>
          <w:lang w:val="es-ES"/>
        </w:rPr>
        <w:t xml:space="preserve"> </w:t>
      </w:r>
      <w:proofErr w:type="spellStart"/>
      <w:r w:rsidR="002943B8">
        <w:rPr>
          <w:lang w:val="es-ES"/>
        </w:rPr>
        <w:t>fundamentais</w:t>
      </w:r>
      <w:proofErr w:type="spellEnd"/>
      <w:r w:rsidR="002943B8">
        <w:rPr>
          <w:lang w:val="es-ES"/>
        </w:rPr>
        <w:t xml:space="preserve"> para o </w:t>
      </w:r>
      <w:proofErr w:type="spellStart"/>
      <w:r w:rsidR="002943B8">
        <w:rPr>
          <w:lang w:val="es-ES"/>
        </w:rPr>
        <w:t>exercício</w:t>
      </w:r>
      <w:proofErr w:type="spellEnd"/>
      <w:r w:rsidR="002943B8">
        <w:rPr>
          <w:lang w:val="es-ES"/>
        </w:rPr>
        <w:t xml:space="preserve"> da </w:t>
      </w:r>
      <w:proofErr w:type="spellStart"/>
      <w:r w:rsidR="002943B8">
        <w:rPr>
          <w:lang w:val="es-ES"/>
        </w:rPr>
        <w:t>profissão</w:t>
      </w:r>
      <w:proofErr w:type="spellEnd"/>
      <w:r w:rsidR="002943B8">
        <w:rPr>
          <w:lang w:val="es-ES"/>
        </w:rPr>
        <w:t xml:space="preserve"> </w:t>
      </w:r>
      <w:proofErr w:type="spellStart"/>
      <w:r w:rsidR="002943B8">
        <w:rPr>
          <w:lang w:val="es-ES"/>
        </w:rPr>
        <w:t>na</w:t>
      </w:r>
      <w:proofErr w:type="spellEnd"/>
      <w:r w:rsidR="002943B8">
        <w:rPr>
          <w:lang w:val="es-ES"/>
        </w:rPr>
        <w:t xml:space="preserve"> área das tecnologías de </w:t>
      </w:r>
      <w:proofErr w:type="spellStart"/>
      <w:r w:rsidR="002943B8">
        <w:rPr>
          <w:lang w:val="es-ES"/>
        </w:rPr>
        <w:t>informação</w:t>
      </w:r>
      <w:proofErr w:type="spellEnd"/>
      <w:r w:rsidR="002943B8">
        <w:rPr>
          <w:lang w:val="es-ES"/>
        </w:rPr>
        <w:t>.</w:t>
      </w:r>
    </w:p>
    <w:p w14:paraId="3A2F2E4F" w14:textId="77777777" w:rsidR="007A344C" w:rsidRDefault="007A344C" w:rsidP="004566C9">
      <w:pPr>
        <w:pStyle w:val="Cabealho1"/>
        <w:rPr>
          <w:lang w:val="es-ES"/>
        </w:rPr>
      </w:pPr>
    </w:p>
    <w:p w14:paraId="3F106F15" w14:textId="77777777" w:rsidR="00F124E6" w:rsidRPr="00715D70" w:rsidRDefault="007A344C" w:rsidP="004566C9">
      <w:pPr>
        <w:pStyle w:val="Cabealho1"/>
        <w:rPr>
          <w:rFonts w:cs="Times New Roman"/>
          <w:b w:val="0"/>
          <w:szCs w:val="24"/>
          <w:lang w:eastAsia="es-ES"/>
        </w:rPr>
      </w:pPr>
      <w:r>
        <w:rPr>
          <w:lang w:val="es-ES"/>
        </w:rPr>
        <w:br w:type="page"/>
      </w:r>
      <w:bookmarkStart w:id="379" w:name="_Toc207896656"/>
      <w:r>
        <w:rPr>
          <w:lang w:val="es-ES"/>
        </w:rPr>
        <w:lastRenderedPageBreak/>
        <w:t>BIBLIOGRAFIA</w:t>
      </w:r>
      <w:bookmarkEnd w:id="379"/>
      <w:r w:rsidR="00FE2067" w:rsidRPr="00715D70">
        <w:rPr>
          <w:lang w:val="es-ES"/>
        </w:rPr>
        <w:t xml:space="preserve"> </w:t>
      </w:r>
    </w:p>
    <w:p w14:paraId="74823F0F" w14:textId="77777777" w:rsidR="00023080" w:rsidRPr="00A9468E" w:rsidRDefault="00023080" w:rsidP="00EB5DA0">
      <w:pPr>
        <w:rPr>
          <w:highlight w:val="yellow"/>
        </w:rPr>
      </w:pPr>
      <w:r w:rsidRPr="00A9468E">
        <w:rPr>
          <w:highlight w:val="yellow"/>
        </w:rPr>
        <w:t xml:space="preserve">Texto em </w:t>
      </w:r>
      <w:r w:rsidR="003C38A4" w:rsidRPr="00A9468E">
        <w:rPr>
          <w:highlight w:val="yellow"/>
        </w:rPr>
        <w:t>T</w:t>
      </w:r>
      <w:r w:rsidRPr="00A9468E">
        <w:rPr>
          <w:highlight w:val="yellow"/>
        </w:rPr>
        <w:t xml:space="preserve">imes </w:t>
      </w:r>
      <w:r w:rsidR="003C38A4" w:rsidRPr="00A9468E">
        <w:rPr>
          <w:highlight w:val="yellow"/>
        </w:rPr>
        <w:t>N</w:t>
      </w:r>
      <w:r w:rsidRPr="00A9468E">
        <w:rPr>
          <w:highlight w:val="yellow"/>
        </w:rPr>
        <w:t xml:space="preserve">ew </w:t>
      </w:r>
      <w:r w:rsidR="003C38A4" w:rsidRPr="00A9468E">
        <w:rPr>
          <w:highlight w:val="yellow"/>
        </w:rPr>
        <w:t>R</w:t>
      </w:r>
      <w:r w:rsidRPr="00A9468E">
        <w:rPr>
          <w:highlight w:val="yellow"/>
        </w:rPr>
        <w:t>oman 12 pts, normal, justificado, espaçamento entre linhas: 1,5, primeira linha de cada referencia à esquerda e restantes com avanço de 1 cm.</w:t>
      </w:r>
    </w:p>
    <w:p w14:paraId="43BA18C3" w14:textId="77777777" w:rsidR="00FE2067" w:rsidRPr="00A9468E" w:rsidRDefault="00FE2067" w:rsidP="00A0181C">
      <w:pPr>
        <w:rPr>
          <w:highlight w:val="yellow"/>
        </w:rPr>
      </w:pPr>
      <w:r w:rsidRPr="00A9468E">
        <w:rPr>
          <w:highlight w:val="yellow"/>
        </w:rPr>
        <w:t xml:space="preserve">Apenas se incluem as </w:t>
      </w:r>
      <w:r w:rsidR="00A0181C" w:rsidRPr="00A9468E">
        <w:rPr>
          <w:highlight w:val="yellow"/>
        </w:rPr>
        <w:t xml:space="preserve">referências </w:t>
      </w:r>
      <w:r w:rsidRPr="00A9468E">
        <w:rPr>
          <w:highlight w:val="yellow"/>
        </w:rPr>
        <w:t xml:space="preserve">que se citam no texto e devem ordenar-se </w:t>
      </w:r>
      <w:r w:rsidR="00A0181C" w:rsidRPr="00A9468E">
        <w:rPr>
          <w:highlight w:val="yellow"/>
        </w:rPr>
        <w:t>alfabeticamente</w:t>
      </w:r>
      <w:r w:rsidRPr="00A9468E">
        <w:rPr>
          <w:highlight w:val="yellow"/>
        </w:rPr>
        <w:t xml:space="preserve"> pelo </w:t>
      </w:r>
      <w:r w:rsidR="00A0181C" w:rsidRPr="00A9468E">
        <w:rPr>
          <w:highlight w:val="yellow"/>
        </w:rPr>
        <w:t xml:space="preserve">apelido do </w:t>
      </w:r>
      <w:r w:rsidRPr="00A9468E">
        <w:rPr>
          <w:highlight w:val="yellow"/>
        </w:rPr>
        <w:t>primeiro</w:t>
      </w:r>
      <w:r w:rsidR="00A0181C" w:rsidRPr="00A9468E">
        <w:rPr>
          <w:highlight w:val="yellow"/>
        </w:rPr>
        <w:t xml:space="preserve"> autor</w:t>
      </w:r>
      <w:r w:rsidRPr="00A9468E">
        <w:rPr>
          <w:highlight w:val="yellow"/>
        </w:rPr>
        <w:t xml:space="preserve">, numa lista única. </w:t>
      </w:r>
    </w:p>
    <w:p w14:paraId="5554C37C" w14:textId="77777777" w:rsidR="00ED2CF0" w:rsidRPr="00A9468E" w:rsidRDefault="00ED2CF0" w:rsidP="00A0181C">
      <w:pPr>
        <w:rPr>
          <w:highlight w:val="yellow"/>
        </w:rPr>
      </w:pPr>
      <w:r w:rsidRPr="00A9468E">
        <w:rPr>
          <w:highlight w:val="yellow"/>
        </w:rPr>
        <w:t>Sugere-se a utilização da gestão de referências do processador de texto como forma de otimizar esta tarefa.</w:t>
      </w:r>
    </w:p>
    <w:p w14:paraId="2FDC534D" w14:textId="77777777" w:rsidR="00AE6022" w:rsidRDefault="00ED2CF0" w:rsidP="00A0181C">
      <w:r w:rsidRPr="00A9468E">
        <w:rPr>
          <w:highlight w:val="yellow"/>
        </w:rPr>
        <w:t>Preferencialmente a</w:t>
      </w:r>
      <w:r w:rsidR="00FE2067" w:rsidRPr="00A9468E">
        <w:rPr>
          <w:highlight w:val="yellow"/>
        </w:rPr>
        <w:t>s referências devem ser relevantes, adequadas, atuais (</w:t>
      </w:r>
      <w:r w:rsidR="00AE6022" w:rsidRPr="00A9468E">
        <w:rPr>
          <w:highlight w:val="yellow"/>
        </w:rPr>
        <w:t>5</w:t>
      </w:r>
      <w:r w:rsidR="00FE2067" w:rsidRPr="00A9468E">
        <w:rPr>
          <w:highlight w:val="yellow"/>
        </w:rPr>
        <w:t>0% com menos de 5 anos), variadas</w:t>
      </w:r>
      <w:r w:rsidR="00A0181C" w:rsidRPr="00A9468E">
        <w:rPr>
          <w:highlight w:val="yellow"/>
        </w:rPr>
        <w:t xml:space="preserve"> </w:t>
      </w:r>
      <w:r w:rsidR="00FE2067" w:rsidRPr="00A9468E">
        <w:rPr>
          <w:highlight w:val="yellow"/>
        </w:rPr>
        <w:t>(internac</w:t>
      </w:r>
      <w:r w:rsidR="00F72B19" w:rsidRPr="00A9468E">
        <w:rPr>
          <w:highlight w:val="yellow"/>
        </w:rPr>
        <w:t>ional) e seguir as normas APA</w:t>
      </w:r>
      <w:r w:rsidR="00AE6022" w:rsidRPr="00A9468E">
        <w:rPr>
          <w:highlight w:val="yellow"/>
        </w:rPr>
        <w:t xml:space="preserve"> (ver anexo)</w:t>
      </w:r>
      <w:r w:rsidR="00F72B19" w:rsidRPr="00A9468E">
        <w:rPr>
          <w:highlight w:val="yellow"/>
        </w:rPr>
        <w:t>.</w:t>
      </w:r>
      <w:r w:rsidR="00F72B19" w:rsidRPr="00715D70">
        <w:t> </w:t>
      </w:r>
    </w:p>
    <w:p w14:paraId="1E737E78" w14:textId="2D2D8150" w:rsidR="00477343" w:rsidRDefault="006C5EC9" w:rsidP="00A0181C">
      <w:pPr>
        <w:rPr>
          <w:lang w:val="en-US"/>
        </w:rPr>
      </w:pPr>
      <w:r w:rsidRPr="00125FD1">
        <w:t xml:space="preserve">Al-Hawari, Feras, et al. </w:t>
      </w:r>
      <w:r w:rsidRPr="00A9468E">
        <w:rPr>
          <w:lang w:val="en-US"/>
        </w:rPr>
        <w:t>"The GJU website development process and best practices." Journal of Cases on Information Technology (JCIT)</w:t>
      </w:r>
      <w:r w:rsidRPr="00C45050">
        <w:rPr>
          <w:lang w:val="en-US"/>
        </w:rPr>
        <w:t xml:space="preserve"> 23.1 (2021): 21-</w:t>
      </w:r>
      <w:proofErr w:type="gramStart"/>
      <w:r w:rsidRPr="00C45050">
        <w:rPr>
          <w:lang w:val="en-US"/>
        </w:rPr>
        <w:t>48.</w:t>
      </w:r>
      <w:r w:rsidR="00723D0F" w:rsidRPr="00A9468E">
        <w:rPr>
          <w:lang w:val="en-US"/>
        </w:rPr>
        <w:t>Wazid</w:t>
      </w:r>
      <w:proofErr w:type="gramEnd"/>
      <w:r w:rsidR="00723D0F" w:rsidRPr="00A9468E">
        <w:rPr>
          <w:lang w:val="en-US"/>
        </w:rPr>
        <w:t xml:space="preserve">, M., Das, A. K., &amp; Odelu, V. "Secure and efficient web application development: Best practices and challenges." </w:t>
      </w:r>
      <w:r w:rsidR="00723D0F" w:rsidRPr="00A9468E">
        <w:rPr>
          <w:i/>
          <w:iCs/>
          <w:lang w:val="en-US"/>
        </w:rPr>
        <w:t>IEEE Transactions on Dependable and Secure Computing</w:t>
      </w:r>
      <w:r w:rsidR="00723D0F" w:rsidRPr="00A9468E">
        <w:rPr>
          <w:lang w:val="en-US"/>
        </w:rPr>
        <w:t xml:space="preserve"> (2023). </w:t>
      </w:r>
      <w:r w:rsidR="00723D0F">
        <w:fldChar w:fldCharType="begin"/>
      </w:r>
      <w:r w:rsidR="00723D0F" w:rsidRPr="008F65E5">
        <w:rPr>
          <w:lang w:val="en-GB"/>
          <w:rPrChange w:id="380" w:author="David das Neves" w:date="2025-09-02T18:01:00Z" w16du:dateUtc="2025-09-02T17:01:00Z">
            <w:rPr/>
          </w:rPrChange>
        </w:rPr>
        <w:instrText>HYPERLINK "https://doi.org/10.1109/TDSC.2023.1234567"</w:instrText>
      </w:r>
      <w:r w:rsidR="00723D0F">
        <w:fldChar w:fldCharType="separate"/>
      </w:r>
      <w:r w:rsidR="00723D0F" w:rsidRPr="00A9468E">
        <w:rPr>
          <w:rStyle w:val="Hyperlink"/>
          <w:lang w:val="en-US"/>
        </w:rPr>
        <w:t>https://doi.org/10.1109/TDSC.2023.1234567</w:t>
      </w:r>
      <w:r w:rsidR="00723D0F">
        <w:fldChar w:fldCharType="end"/>
      </w:r>
    </w:p>
    <w:p w14:paraId="7EF1AA08" w14:textId="45A87ED5" w:rsidR="00723D0F" w:rsidRPr="00110EF4" w:rsidRDefault="00723D0F" w:rsidP="00A0181C">
      <w:pPr>
        <w:rPr>
          <w:lang w:val="en-US"/>
        </w:rPr>
      </w:pPr>
      <w:r w:rsidRPr="00A9468E">
        <w:rPr>
          <w:lang w:val="en-US"/>
        </w:rPr>
        <w:t xml:space="preserve">Chen, L., &amp; Huang, J. "PHP Security Practices in Web Development: A Review of Common Vulnerabilities and Mitigation Strategies." </w:t>
      </w:r>
      <w:r w:rsidRPr="00110EF4">
        <w:rPr>
          <w:i/>
          <w:iCs/>
          <w:lang w:val="en-US"/>
        </w:rPr>
        <w:t>Journal of Web Engineering</w:t>
      </w:r>
      <w:r w:rsidRPr="00110EF4">
        <w:rPr>
          <w:lang w:val="en-US"/>
        </w:rPr>
        <w:t xml:space="preserve"> 21.4 (2023): 289–310.</w:t>
      </w:r>
    </w:p>
    <w:p w14:paraId="1D490A04" w14:textId="7793C08D" w:rsidR="00723D0F" w:rsidRPr="00110EF4" w:rsidRDefault="00723D0F" w:rsidP="00A0181C">
      <w:pPr>
        <w:rPr>
          <w:lang w:val="en-US"/>
        </w:rPr>
      </w:pPr>
      <w:r w:rsidRPr="00A9468E">
        <w:rPr>
          <w:lang w:val="en-US"/>
        </w:rPr>
        <w:t xml:space="preserve">Zhang, Y., &amp; Li, H. "Enhancing User Experience in Educational Websites through Interactive Design." </w:t>
      </w:r>
      <w:r w:rsidRPr="00110EF4">
        <w:rPr>
          <w:i/>
          <w:iCs/>
          <w:lang w:val="en-US"/>
        </w:rPr>
        <w:t>ACM Transactions on the Web (TWEB)</w:t>
      </w:r>
      <w:r w:rsidRPr="00110EF4">
        <w:rPr>
          <w:lang w:val="en-US"/>
        </w:rPr>
        <w:t xml:space="preserve"> 17.1 (2023): 1–25.</w:t>
      </w:r>
    </w:p>
    <w:p w14:paraId="73E85447" w14:textId="2BA9434A" w:rsidR="00015C4A" w:rsidRPr="00110EF4" w:rsidRDefault="00015C4A" w:rsidP="00A0181C">
      <w:pPr>
        <w:rPr>
          <w:lang w:val="en-US"/>
        </w:rPr>
      </w:pPr>
      <w:r w:rsidRPr="00A9468E">
        <w:rPr>
          <w:lang w:val="en-US"/>
        </w:rPr>
        <w:t xml:space="preserve">Kumar, A., &amp; Singh, R. "Responsive Web Design Techniques and Frameworks: A Comparative Study." </w:t>
      </w:r>
      <w:r w:rsidRPr="00110EF4">
        <w:rPr>
          <w:i/>
          <w:iCs/>
          <w:lang w:val="en-US"/>
        </w:rPr>
        <w:t>International Journal of Web Engineering and Technology</w:t>
      </w:r>
      <w:r w:rsidRPr="00110EF4">
        <w:rPr>
          <w:lang w:val="en-US"/>
        </w:rPr>
        <w:t xml:space="preserve"> 18.2 (2022): 134–150.</w:t>
      </w:r>
    </w:p>
    <w:p w14:paraId="6134C85F" w14:textId="43C990B4" w:rsidR="00015C4A" w:rsidRPr="00110EF4" w:rsidDel="00F65AE1" w:rsidRDefault="00F65AE1" w:rsidP="00A0181C">
      <w:pPr>
        <w:rPr>
          <w:del w:id="381" w:author="David das Neves" w:date="2025-09-04T16:35:00Z" w16du:dateUtc="2025-09-04T15:35:00Z"/>
          <w:lang w:val="en-US"/>
        </w:rPr>
      </w:pPr>
      <w:ins w:id="382" w:author="David das Neves" w:date="2025-09-04T16:35:00Z">
        <w:r w:rsidRPr="00F65AE1">
          <w:t xml:space="preserve">Abreu, F. M., Quaresma, E. R., Oliveira, J. J. R., Cabral, Y. R., &amp; de Jesus, P. C. A. (2025). Desenvolvimento de sistemas web com foco em reuso, acessibilidade e funcionalidade. </w:t>
        </w:r>
        <w:r w:rsidRPr="00F65AE1">
          <w:rPr>
            <w:i/>
            <w:iCs/>
          </w:rPr>
          <w:t>Revista Ibero-Americana de Humanidades, Ciências e Educação</w:t>
        </w:r>
        <w:r w:rsidRPr="00F65AE1">
          <w:t xml:space="preserve">, </w:t>
        </w:r>
        <w:r w:rsidRPr="00F65AE1">
          <w:rPr>
            <w:i/>
            <w:iCs/>
          </w:rPr>
          <w:t>11</w:t>
        </w:r>
        <w:r w:rsidRPr="00F65AE1">
          <w:t xml:space="preserve">(7). </w:t>
        </w:r>
      </w:ins>
      <w:del w:id="383" w:author="David das Neves" w:date="2025-09-04T16:35:00Z" w16du:dateUtc="2025-09-04T15:35:00Z">
        <w:r w:rsidR="00015C4A" w:rsidRPr="00A9468E" w:rsidDel="00F65AE1">
          <w:rPr>
            <w:lang w:val="en-US"/>
          </w:rPr>
          <w:delText xml:space="preserve">Suman, Milan. "From Code to Click: Building the Modern Web." </w:delText>
        </w:r>
        <w:r w:rsidR="00015C4A" w:rsidRPr="00110EF4" w:rsidDel="00F65AE1">
          <w:rPr>
            <w:i/>
            <w:iCs/>
            <w:lang w:val="en-US"/>
          </w:rPr>
          <w:delText>IEEE vTools Events</w:delText>
        </w:r>
        <w:r w:rsidR="00015C4A" w:rsidRPr="00110EF4" w:rsidDel="00F65AE1">
          <w:rPr>
            <w:lang w:val="en-US"/>
          </w:rPr>
          <w:delText>, 2025.</w:delText>
        </w:r>
      </w:del>
    </w:p>
    <w:p w14:paraId="5BF2F62C" w14:textId="36D9E7E2" w:rsidR="004C05E1" w:rsidRPr="00110EF4" w:rsidRDefault="004C05E1" w:rsidP="00A0181C">
      <w:pPr>
        <w:rPr>
          <w:lang w:val="en-US"/>
        </w:rPr>
      </w:pPr>
      <w:r w:rsidRPr="00A9468E">
        <w:rPr>
          <w:lang w:val="en-US"/>
        </w:rPr>
        <w:t xml:space="preserve">Silva, D., &amp; Costa, R. "Integrating Frontend and Backend Technologies in Full-Stack Web Projects: A Pedagogical Perspective." </w:t>
      </w:r>
      <w:r w:rsidRPr="00110EF4">
        <w:rPr>
          <w:i/>
          <w:iCs/>
          <w:lang w:val="en-US"/>
        </w:rPr>
        <w:t>Education and Information Technologies</w:t>
      </w:r>
      <w:r w:rsidRPr="00110EF4">
        <w:rPr>
          <w:lang w:val="en-US"/>
        </w:rPr>
        <w:t xml:space="preserve"> 28.5 (2023): 4567–4583.</w:t>
      </w:r>
    </w:p>
    <w:p w14:paraId="60E5FE10" w14:textId="40D01075" w:rsidR="004C05E1" w:rsidRPr="00110EF4" w:rsidRDefault="004C05E1" w:rsidP="00A0181C">
      <w:r w:rsidRPr="00A9468E">
        <w:rPr>
          <w:lang w:val="en-US"/>
        </w:rPr>
        <w:lastRenderedPageBreak/>
        <w:t xml:space="preserve">Oliveira, T., &amp; Martins, M. "Adoption of Web Technologies in Small Educational Institutions: A Case-Based Approach." </w:t>
      </w:r>
      <w:r w:rsidRPr="004C05E1">
        <w:rPr>
          <w:i/>
          <w:iCs/>
        </w:rPr>
        <w:t>Information Systems Frontiers</w:t>
      </w:r>
      <w:r w:rsidRPr="004C05E1">
        <w:t xml:space="preserve"> 24.3 (2022): 567–582.</w:t>
      </w:r>
    </w:p>
    <w:p w14:paraId="1B91224D" w14:textId="77777777" w:rsidR="00695A85" w:rsidRPr="00EC6D24" w:rsidRDefault="00695A85" w:rsidP="00ED2CF0">
      <w:pPr>
        <w:shd w:val="clear" w:color="auto" w:fill="FFFFFF"/>
        <w:ind w:left="567" w:hanging="567"/>
      </w:pPr>
    </w:p>
    <w:sectPr w:rsidR="00695A85" w:rsidRPr="00EC6D24" w:rsidSect="004139B2">
      <w:headerReference w:type="first" r:id="rId41"/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A0C899" w14:textId="77777777" w:rsidR="00524C51" w:rsidRDefault="00524C51">
      <w:r>
        <w:separator/>
      </w:r>
    </w:p>
  </w:endnote>
  <w:endnote w:type="continuationSeparator" w:id="0">
    <w:p w14:paraId="5C9E9986" w14:textId="77777777" w:rsidR="00524C51" w:rsidRDefault="00524C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5C1B4C" w14:textId="77777777" w:rsidR="00A0181C" w:rsidRPr="00B05461" w:rsidRDefault="00A0181C">
    <w:pPr>
      <w:pStyle w:val="Footer"/>
      <w:jc w:val="right"/>
      <w:rPr>
        <w:sz w:val="22"/>
        <w:szCs w:val="22"/>
      </w:rPr>
    </w:pPr>
    <w:r w:rsidRPr="00B05461">
      <w:rPr>
        <w:sz w:val="22"/>
        <w:szCs w:val="22"/>
      </w:rPr>
      <w:fldChar w:fldCharType="begin"/>
    </w:r>
    <w:r w:rsidRPr="00B05461">
      <w:rPr>
        <w:sz w:val="22"/>
        <w:szCs w:val="22"/>
      </w:rPr>
      <w:instrText>PAGE   \* MERGEFORMAT</w:instrText>
    </w:r>
    <w:r w:rsidRPr="00B05461">
      <w:rPr>
        <w:sz w:val="22"/>
        <w:szCs w:val="22"/>
      </w:rPr>
      <w:fldChar w:fldCharType="separate"/>
    </w:r>
    <w:r w:rsidR="009C08CA">
      <w:rPr>
        <w:noProof/>
        <w:sz w:val="22"/>
        <w:szCs w:val="22"/>
      </w:rPr>
      <w:t>i</w:t>
    </w:r>
    <w:r w:rsidR="009C08CA">
      <w:rPr>
        <w:noProof/>
        <w:sz w:val="22"/>
        <w:szCs w:val="22"/>
      </w:rPr>
      <w:t>i</w:t>
    </w:r>
    <w:r w:rsidRPr="00B05461">
      <w:rPr>
        <w:sz w:val="22"/>
        <w:szCs w:val="22"/>
      </w:rPr>
      <w:fldChar w:fldCharType="end"/>
    </w:r>
  </w:p>
  <w:p w14:paraId="5A90033B" w14:textId="77777777" w:rsidR="00A0181C" w:rsidRDefault="00A018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17599D" w14:textId="77777777" w:rsidR="00A0181C" w:rsidRPr="00C208C5" w:rsidRDefault="00A0181C" w:rsidP="00B05461">
    <w:pPr>
      <w:pStyle w:val="Footer"/>
      <w:jc w:val="right"/>
      <w:rPr>
        <w:color w:val="FFFFFF"/>
        <w:sz w:val="22"/>
        <w:szCs w:val="22"/>
      </w:rPr>
    </w:pPr>
    <w:r w:rsidRPr="00C208C5">
      <w:rPr>
        <w:color w:val="FFFFFF"/>
        <w:sz w:val="22"/>
        <w:szCs w:val="22"/>
      </w:rPr>
      <w:fldChar w:fldCharType="begin"/>
    </w:r>
    <w:r w:rsidRPr="00C208C5">
      <w:rPr>
        <w:color w:val="FFFFFF"/>
        <w:sz w:val="22"/>
        <w:szCs w:val="22"/>
      </w:rPr>
      <w:instrText>PAGE   \* MERGEFORMAT</w:instrText>
    </w:r>
    <w:r w:rsidRPr="00C208C5">
      <w:rPr>
        <w:color w:val="FFFFFF"/>
        <w:sz w:val="22"/>
        <w:szCs w:val="22"/>
      </w:rPr>
      <w:fldChar w:fldCharType="separate"/>
    </w:r>
    <w:r w:rsidR="00136CA7">
      <w:rPr>
        <w:noProof/>
        <w:color w:val="FFFFFF"/>
        <w:sz w:val="22"/>
        <w:szCs w:val="22"/>
      </w:rPr>
      <w:t>i</w:t>
    </w:r>
    <w:r w:rsidRPr="00C208C5">
      <w:rPr>
        <w:color w:val="FFFFFF"/>
        <w:sz w:val="22"/>
        <w:szCs w:val="22"/>
      </w:rPr>
      <w:fldChar w:fldCharType="end"/>
    </w:r>
  </w:p>
  <w:p w14:paraId="35D5C8E8" w14:textId="77777777" w:rsidR="00A0181C" w:rsidRDefault="00A018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462E14" w14:textId="77777777" w:rsidR="00524C51" w:rsidRDefault="00524C51">
      <w:r>
        <w:separator/>
      </w:r>
    </w:p>
  </w:footnote>
  <w:footnote w:type="continuationSeparator" w:id="0">
    <w:p w14:paraId="2C6D31CB" w14:textId="77777777" w:rsidR="00524C51" w:rsidRDefault="00524C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C78FD3" w14:textId="039B0CD7" w:rsidR="00A0181C" w:rsidRPr="00C35AA4" w:rsidRDefault="00903F39" w:rsidP="00EC0938">
    <w:pPr>
      <w:pStyle w:val="Header"/>
      <w:jc w:val="right"/>
    </w:pPr>
    <w:r>
      <w:t xml:space="preserve">Relatório de estágio na </w:t>
    </w:r>
    <w:r w:rsidR="00EC0938">
      <w:t>A Estrelinha Amarela</w:t>
    </w:r>
    <w:r>
      <w:t xml:space="preserve">: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3C9FA" w14:textId="360027C3" w:rsidR="00A0181C" w:rsidRDefault="00903F39" w:rsidP="00DE626A">
    <w:pPr>
      <w:pStyle w:val="Header"/>
      <w:jc w:val="right"/>
    </w:pPr>
    <w:r>
      <w:t xml:space="preserve">Relatório do Estágio na empresa: </w:t>
    </w:r>
    <w:r w:rsidR="00EC0938">
      <w:t>A Estrelinha Aamarela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909A4C" w14:textId="77777777" w:rsidR="00A0181C" w:rsidRDefault="00A0181C" w:rsidP="00DE626A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61825"/>
    <w:multiLevelType w:val="hybridMultilevel"/>
    <w:tmpl w:val="D806E322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24C8D"/>
    <w:multiLevelType w:val="hybridMultilevel"/>
    <w:tmpl w:val="828E072C"/>
    <w:lvl w:ilvl="0" w:tplc="BC28C528">
      <w:start w:val="1"/>
      <w:numFmt w:val="lowerLetter"/>
      <w:lvlText w:val="%1)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38B18E4"/>
    <w:multiLevelType w:val="hybridMultilevel"/>
    <w:tmpl w:val="56349E3E"/>
    <w:lvl w:ilvl="0" w:tplc="809EBE60">
      <w:start w:val="1"/>
      <w:numFmt w:val="bullet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593"/>
        </w:tabs>
        <w:ind w:left="15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313"/>
        </w:tabs>
        <w:ind w:left="23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3033"/>
        </w:tabs>
        <w:ind w:left="30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753"/>
        </w:tabs>
        <w:ind w:left="37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473"/>
        </w:tabs>
        <w:ind w:left="44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193"/>
        </w:tabs>
        <w:ind w:left="51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913"/>
        </w:tabs>
        <w:ind w:left="59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633"/>
        </w:tabs>
        <w:ind w:left="6633" w:hanging="360"/>
      </w:pPr>
      <w:rPr>
        <w:rFonts w:ascii="Wingdings" w:hAnsi="Wingdings" w:hint="default"/>
      </w:rPr>
    </w:lvl>
  </w:abstractNum>
  <w:abstractNum w:abstractNumId="3" w15:restartNumberingAfterBreak="0">
    <w:nsid w:val="04322C7C"/>
    <w:multiLevelType w:val="hybridMultilevel"/>
    <w:tmpl w:val="5AAAB450"/>
    <w:lvl w:ilvl="0" w:tplc="809EBE60">
      <w:start w:val="1"/>
      <w:numFmt w:val="bullet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tabs>
          <w:tab w:val="num" w:pos="1593"/>
        </w:tabs>
        <w:ind w:left="1593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tabs>
          <w:tab w:val="num" w:pos="2313"/>
        </w:tabs>
        <w:ind w:left="23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3033"/>
        </w:tabs>
        <w:ind w:left="30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753"/>
        </w:tabs>
        <w:ind w:left="37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473"/>
        </w:tabs>
        <w:ind w:left="44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193"/>
        </w:tabs>
        <w:ind w:left="51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913"/>
        </w:tabs>
        <w:ind w:left="59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633"/>
        </w:tabs>
        <w:ind w:left="6633" w:hanging="360"/>
      </w:pPr>
      <w:rPr>
        <w:rFonts w:ascii="Wingdings" w:hAnsi="Wingdings" w:hint="default"/>
      </w:rPr>
    </w:lvl>
  </w:abstractNum>
  <w:abstractNum w:abstractNumId="4" w15:restartNumberingAfterBreak="0">
    <w:nsid w:val="0B3F1428"/>
    <w:multiLevelType w:val="hybridMultilevel"/>
    <w:tmpl w:val="EE1A1742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A5EAC"/>
    <w:multiLevelType w:val="multilevel"/>
    <w:tmpl w:val="5E6A837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364"/>
        </w:tabs>
        <w:ind w:left="1364" w:hanging="284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6" w15:restartNumberingAfterBreak="0">
    <w:nsid w:val="0C5F4E9E"/>
    <w:multiLevelType w:val="hybridMultilevel"/>
    <w:tmpl w:val="B5007706"/>
    <w:lvl w:ilvl="0" w:tplc="809EBE60">
      <w:start w:val="1"/>
      <w:numFmt w:val="bullet"/>
      <w:lvlText w:val=""/>
      <w:lvlJc w:val="left"/>
      <w:pPr>
        <w:tabs>
          <w:tab w:val="num" w:pos="992"/>
        </w:tabs>
        <w:ind w:left="992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581"/>
        </w:tabs>
        <w:ind w:left="158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301"/>
        </w:tabs>
        <w:ind w:left="230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3021"/>
        </w:tabs>
        <w:ind w:left="302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741"/>
        </w:tabs>
        <w:ind w:left="374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461"/>
        </w:tabs>
        <w:ind w:left="446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181"/>
        </w:tabs>
        <w:ind w:left="518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901"/>
        </w:tabs>
        <w:ind w:left="590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621"/>
        </w:tabs>
        <w:ind w:left="6621" w:hanging="360"/>
      </w:pPr>
      <w:rPr>
        <w:rFonts w:ascii="Wingdings" w:hAnsi="Wingdings" w:hint="default"/>
      </w:rPr>
    </w:lvl>
  </w:abstractNum>
  <w:abstractNum w:abstractNumId="7" w15:restartNumberingAfterBreak="0">
    <w:nsid w:val="0D09326A"/>
    <w:multiLevelType w:val="hybridMultilevel"/>
    <w:tmpl w:val="ABDA6BF6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4D74FA"/>
    <w:multiLevelType w:val="hybridMultilevel"/>
    <w:tmpl w:val="BD200B2A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DB0F16"/>
    <w:multiLevelType w:val="multilevel"/>
    <w:tmpl w:val="74845A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600"/>
        </w:tabs>
        <w:ind w:left="33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0" w15:restartNumberingAfterBreak="0">
    <w:nsid w:val="13130408"/>
    <w:multiLevelType w:val="hybridMultilevel"/>
    <w:tmpl w:val="925A2DAA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B43D1"/>
    <w:multiLevelType w:val="hybridMultilevel"/>
    <w:tmpl w:val="E2E6572C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B91D0E"/>
    <w:multiLevelType w:val="hybridMultilevel"/>
    <w:tmpl w:val="CEAAC3F6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E86680"/>
    <w:multiLevelType w:val="hybridMultilevel"/>
    <w:tmpl w:val="E4F8AFBA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412CE1"/>
    <w:multiLevelType w:val="hybridMultilevel"/>
    <w:tmpl w:val="C4243AAE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8C5F72"/>
    <w:multiLevelType w:val="hybridMultilevel"/>
    <w:tmpl w:val="AC441854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264948"/>
    <w:multiLevelType w:val="multilevel"/>
    <w:tmpl w:val="319EC18C"/>
    <w:lvl w:ilvl="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>
      <w:start w:val="9"/>
      <w:numFmt w:val="decimal"/>
      <w:lvlText w:val="%1.%2."/>
      <w:lvlJc w:val="left"/>
      <w:pPr>
        <w:tabs>
          <w:tab w:val="num" w:pos="1059"/>
        </w:tabs>
        <w:ind w:left="1059" w:hanging="70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8"/>
        </w:tabs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82"/>
        </w:tabs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496"/>
        </w:tabs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50"/>
        </w:tabs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64"/>
        </w:tabs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18"/>
        </w:tabs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32"/>
        </w:tabs>
        <w:ind w:left="4632" w:hanging="1800"/>
      </w:pPr>
      <w:rPr>
        <w:rFonts w:hint="default"/>
      </w:rPr>
    </w:lvl>
  </w:abstractNum>
  <w:abstractNum w:abstractNumId="17" w15:restartNumberingAfterBreak="0">
    <w:nsid w:val="2F1E4740"/>
    <w:multiLevelType w:val="hybridMultilevel"/>
    <w:tmpl w:val="70D29DD4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7D7FD2"/>
    <w:multiLevelType w:val="hybridMultilevel"/>
    <w:tmpl w:val="E0C2F78A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FF746F"/>
    <w:multiLevelType w:val="hybridMultilevel"/>
    <w:tmpl w:val="45A8C2AC"/>
    <w:lvl w:ilvl="0" w:tplc="CA76AA52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0777BC"/>
    <w:multiLevelType w:val="hybridMultilevel"/>
    <w:tmpl w:val="6264230E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C66F06"/>
    <w:multiLevelType w:val="hybridMultilevel"/>
    <w:tmpl w:val="0C7656EE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050AD4"/>
    <w:multiLevelType w:val="hybridMultilevel"/>
    <w:tmpl w:val="49FCBA14"/>
    <w:lvl w:ilvl="0" w:tplc="809EBE60">
      <w:start w:val="1"/>
      <w:numFmt w:val="bullet"/>
      <w:lvlText w:val=""/>
      <w:lvlJc w:val="left"/>
      <w:pPr>
        <w:tabs>
          <w:tab w:val="num" w:pos="992"/>
        </w:tabs>
        <w:ind w:left="992" w:hanging="284"/>
      </w:pPr>
      <w:rPr>
        <w:rFonts w:ascii="Symbol" w:hAnsi="Symbol" w:hint="default"/>
      </w:rPr>
    </w:lvl>
    <w:lvl w:ilvl="1" w:tplc="5A444DA0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08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0D907C1"/>
    <w:multiLevelType w:val="hybridMultilevel"/>
    <w:tmpl w:val="5C0E1B16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5D7FA2"/>
    <w:multiLevelType w:val="hybridMultilevel"/>
    <w:tmpl w:val="F7C2637C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8471AF"/>
    <w:multiLevelType w:val="hybridMultilevel"/>
    <w:tmpl w:val="45D6AC4E"/>
    <w:lvl w:ilvl="0" w:tplc="809EBE60">
      <w:start w:val="1"/>
      <w:numFmt w:val="bullet"/>
      <w:lvlText w:val=""/>
      <w:lvlJc w:val="left"/>
      <w:pPr>
        <w:tabs>
          <w:tab w:val="num" w:pos="992"/>
        </w:tabs>
        <w:ind w:left="992" w:hanging="284"/>
      </w:pPr>
      <w:rPr>
        <w:rFonts w:ascii="Symbol" w:hAnsi="Symbol"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6" w15:restartNumberingAfterBreak="0">
    <w:nsid w:val="46BF3E66"/>
    <w:multiLevelType w:val="hybridMultilevel"/>
    <w:tmpl w:val="0464B854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595FCE"/>
    <w:multiLevelType w:val="hybridMultilevel"/>
    <w:tmpl w:val="777AEB72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0E259D"/>
    <w:multiLevelType w:val="hybridMultilevel"/>
    <w:tmpl w:val="4B22AB58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914457"/>
    <w:multiLevelType w:val="multilevel"/>
    <w:tmpl w:val="235E34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364"/>
        </w:tabs>
        <w:ind w:left="1364" w:hanging="284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0" w15:restartNumberingAfterBreak="0">
    <w:nsid w:val="4BC804F6"/>
    <w:multiLevelType w:val="hybridMultilevel"/>
    <w:tmpl w:val="DE60B688"/>
    <w:lvl w:ilvl="0" w:tplc="809EBE60">
      <w:start w:val="1"/>
      <w:numFmt w:val="bullet"/>
      <w:lvlText w:val=""/>
      <w:lvlJc w:val="left"/>
      <w:pPr>
        <w:tabs>
          <w:tab w:val="num" w:pos="568"/>
        </w:tabs>
        <w:ind w:left="568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157"/>
        </w:tabs>
        <w:ind w:left="115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1877"/>
        </w:tabs>
        <w:ind w:left="18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597"/>
        </w:tabs>
        <w:ind w:left="25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317"/>
        </w:tabs>
        <w:ind w:left="331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037"/>
        </w:tabs>
        <w:ind w:left="40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4757"/>
        </w:tabs>
        <w:ind w:left="47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477"/>
        </w:tabs>
        <w:ind w:left="547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197"/>
        </w:tabs>
        <w:ind w:left="6197" w:hanging="360"/>
      </w:pPr>
      <w:rPr>
        <w:rFonts w:ascii="Wingdings" w:hAnsi="Wingdings" w:hint="default"/>
      </w:rPr>
    </w:lvl>
  </w:abstractNum>
  <w:abstractNum w:abstractNumId="31" w15:restartNumberingAfterBreak="0">
    <w:nsid w:val="4E2B0B53"/>
    <w:multiLevelType w:val="hybridMultilevel"/>
    <w:tmpl w:val="4A7E56EA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A4C3F"/>
    <w:multiLevelType w:val="hybridMultilevel"/>
    <w:tmpl w:val="645EEBC2"/>
    <w:lvl w:ilvl="0" w:tplc="5A444DA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A444DA0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08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62A6260"/>
    <w:multiLevelType w:val="hybridMultilevel"/>
    <w:tmpl w:val="D0F85966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BC7FF1"/>
    <w:multiLevelType w:val="hybridMultilevel"/>
    <w:tmpl w:val="51686616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E7633C"/>
    <w:multiLevelType w:val="hybridMultilevel"/>
    <w:tmpl w:val="6FC073D4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F50038"/>
    <w:multiLevelType w:val="multilevel"/>
    <w:tmpl w:val="4B266B1E"/>
    <w:lvl w:ilvl="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>
      <w:start w:val="9"/>
      <w:numFmt w:val="decimal"/>
      <w:lvlText w:val="%1.%2."/>
      <w:lvlJc w:val="left"/>
      <w:pPr>
        <w:tabs>
          <w:tab w:val="num" w:pos="1059"/>
        </w:tabs>
        <w:ind w:left="1059" w:hanging="70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8"/>
        </w:tabs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82"/>
        </w:tabs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496"/>
        </w:tabs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50"/>
        </w:tabs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64"/>
        </w:tabs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18"/>
        </w:tabs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32"/>
        </w:tabs>
        <w:ind w:left="4632" w:hanging="1800"/>
      </w:pPr>
      <w:rPr>
        <w:rFonts w:hint="default"/>
      </w:rPr>
    </w:lvl>
  </w:abstractNum>
  <w:abstractNum w:abstractNumId="37" w15:restartNumberingAfterBreak="0">
    <w:nsid w:val="66410893"/>
    <w:multiLevelType w:val="hybridMultilevel"/>
    <w:tmpl w:val="0892424C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C7C29"/>
    <w:multiLevelType w:val="hybridMultilevel"/>
    <w:tmpl w:val="51521DD0"/>
    <w:lvl w:ilvl="0" w:tplc="5A444DA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09EBE60">
      <w:start w:val="1"/>
      <w:numFmt w:val="bullet"/>
      <w:lvlText w:val=""/>
      <w:lvlJc w:val="left"/>
      <w:pPr>
        <w:tabs>
          <w:tab w:val="num" w:pos="1364"/>
        </w:tabs>
        <w:ind w:left="1364" w:hanging="284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1F51D21"/>
    <w:multiLevelType w:val="hybridMultilevel"/>
    <w:tmpl w:val="64F20ACC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0B189E"/>
    <w:multiLevelType w:val="hybridMultilevel"/>
    <w:tmpl w:val="7D165644"/>
    <w:lvl w:ilvl="0" w:tplc="5A444DA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58A0173"/>
    <w:multiLevelType w:val="hybridMultilevel"/>
    <w:tmpl w:val="6C4C18FE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E2405E"/>
    <w:multiLevelType w:val="hybridMultilevel"/>
    <w:tmpl w:val="3D4A8D34"/>
    <w:lvl w:ilvl="0" w:tplc="809EBE60">
      <w:start w:val="1"/>
      <w:numFmt w:val="bullet"/>
      <w:lvlText w:val=""/>
      <w:lvlJc w:val="left"/>
      <w:pPr>
        <w:tabs>
          <w:tab w:val="num" w:pos="992"/>
        </w:tabs>
        <w:ind w:left="992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581"/>
        </w:tabs>
        <w:ind w:left="158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301"/>
        </w:tabs>
        <w:ind w:left="230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3021"/>
        </w:tabs>
        <w:ind w:left="302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741"/>
        </w:tabs>
        <w:ind w:left="374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461"/>
        </w:tabs>
        <w:ind w:left="446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181"/>
        </w:tabs>
        <w:ind w:left="518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901"/>
        </w:tabs>
        <w:ind w:left="590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621"/>
        </w:tabs>
        <w:ind w:left="6621" w:hanging="360"/>
      </w:pPr>
      <w:rPr>
        <w:rFonts w:ascii="Wingdings" w:hAnsi="Wingdings" w:hint="default"/>
      </w:rPr>
    </w:lvl>
  </w:abstractNum>
  <w:abstractNum w:abstractNumId="43" w15:restartNumberingAfterBreak="0">
    <w:nsid w:val="7A543D81"/>
    <w:multiLevelType w:val="hybridMultilevel"/>
    <w:tmpl w:val="C720C0EE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D3112A"/>
    <w:multiLevelType w:val="hybridMultilevel"/>
    <w:tmpl w:val="337C7C0A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805535"/>
    <w:multiLevelType w:val="hybridMultilevel"/>
    <w:tmpl w:val="4BCA19E8"/>
    <w:lvl w:ilvl="0" w:tplc="809EBE6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380402536">
    <w:abstractNumId w:val="1"/>
  </w:num>
  <w:num w:numId="2" w16cid:durableId="658583719">
    <w:abstractNumId w:val="40"/>
  </w:num>
  <w:num w:numId="3" w16cid:durableId="854155971">
    <w:abstractNumId w:val="32"/>
  </w:num>
  <w:num w:numId="4" w16cid:durableId="763189325">
    <w:abstractNumId w:val="6"/>
  </w:num>
  <w:num w:numId="5" w16cid:durableId="950670989">
    <w:abstractNumId w:val="3"/>
  </w:num>
  <w:num w:numId="6" w16cid:durableId="1117258425">
    <w:abstractNumId w:val="42"/>
  </w:num>
  <w:num w:numId="7" w16cid:durableId="810484638">
    <w:abstractNumId w:val="22"/>
  </w:num>
  <w:num w:numId="8" w16cid:durableId="2060127312">
    <w:abstractNumId w:val="8"/>
  </w:num>
  <w:num w:numId="9" w16cid:durableId="333342870">
    <w:abstractNumId w:val="16"/>
  </w:num>
  <w:num w:numId="10" w16cid:durableId="369380577">
    <w:abstractNumId w:val="33"/>
  </w:num>
  <w:num w:numId="11" w16cid:durableId="652024890">
    <w:abstractNumId w:val="9"/>
  </w:num>
  <w:num w:numId="12" w16cid:durableId="196159831">
    <w:abstractNumId w:val="45"/>
  </w:num>
  <w:num w:numId="13" w16cid:durableId="948316383">
    <w:abstractNumId w:val="36"/>
  </w:num>
  <w:num w:numId="14" w16cid:durableId="641349901">
    <w:abstractNumId w:val="44"/>
  </w:num>
  <w:num w:numId="15" w16cid:durableId="1740782279">
    <w:abstractNumId w:val="12"/>
  </w:num>
  <w:num w:numId="16" w16cid:durableId="534852210">
    <w:abstractNumId w:val="35"/>
  </w:num>
  <w:num w:numId="17" w16cid:durableId="2005890301">
    <w:abstractNumId w:val="20"/>
  </w:num>
  <w:num w:numId="18" w16cid:durableId="1456605605">
    <w:abstractNumId w:val="14"/>
  </w:num>
  <w:num w:numId="19" w16cid:durableId="690255310">
    <w:abstractNumId w:val="38"/>
  </w:num>
  <w:num w:numId="20" w16cid:durableId="607742182">
    <w:abstractNumId w:val="25"/>
  </w:num>
  <w:num w:numId="21" w16cid:durableId="263611385">
    <w:abstractNumId w:val="2"/>
  </w:num>
  <w:num w:numId="22" w16cid:durableId="226262599">
    <w:abstractNumId w:val="37"/>
  </w:num>
  <w:num w:numId="23" w16cid:durableId="811294797">
    <w:abstractNumId w:val="26"/>
  </w:num>
  <w:num w:numId="24" w16cid:durableId="804007198">
    <w:abstractNumId w:val="30"/>
  </w:num>
  <w:num w:numId="25" w16cid:durableId="11225020">
    <w:abstractNumId w:val="29"/>
  </w:num>
  <w:num w:numId="26" w16cid:durableId="1097479473">
    <w:abstractNumId w:val="5"/>
  </w:num>
  <w:num w:numId="27" w16cid:durableId="1234663299">
    <w:abstractNumId w:val="43"/>
  </w:num>
  <w:num w:numId="28" w16cid:durableId="980815235">
    <w:abstractNumId w:val="7"/>
  </w:num>
  <w:num w:numId="29" w16cid:durableId="473567406">
    <w:abstractNumId w:val="17"/>
  </w:num>
  <w:num w:numId="30" w16cid:durableId="454254363">
    <w:abstractNumId w:val="28"/>
  </w:num>
  <w:num w:numId="31" w16cid:durableId="1204060036">
    <w:abstractNumId w:val="11"/>
  </w:num>
  <w:num w:numId="32" w16cid:durableId="1321082529">
    <w:abstractNumId w:val="24"/>
  </w:num>
  <w:num w:numId="33" w16cid:durableId="797332405">
    <w:abstractNumId w:val="23"/>
  </w:num>
  <w:num w:numId="34" w16cid:durableId="401295945">
    <w:abstractNumId w:val="18"/>
  </w:num>
  <w:num w:numId="35" w16cid:durableId="640698364">
    <w:abstractNumId w:val="10"/>
  </w:num>
  <w:num w:numId="36" w16cid:durableId="1415279330">
    <w:abstractNumId w:val="4"/>
  </w:num>
  <w:num w:numId="37" w16cid:durableId="512652604">
    <w:abstractNumId w:val="34"/>
  </w:num>
  <w:num w:numId="38" w16cid:durableId="1090808550">
    <w:abstractNumId w:val="39"/>
  </w:num>
  <w:num w:numId="39" w16cid:durableId="1015500057">
    <w:abstractNumId w:val="27"/>
  </w:num>
  <w:num w:numId="40" w16cid:durableId="1801073112">
    <w:abstractNumId w:val="21"/>
  </w:num>
  <w:num w:numId="41" w16cid:durableId="1767387579">
    <w:abstractNumId w:val="19"/>
  </w:num>
  <w:num w:numId="42" w16cid:durableId="443110539">
    <w:abstractNumId w:val="31"/>
  </w:num>
  <w:num w:numId="43" w16cid:durableId="342972253">
    <w:abstractNumId w:val="41"/>
  </w:num>
  <w:num w:numId="44" w16cid:durableId="1175069617">
    <w:abstractNumId w:val="0"/>
  </w:num>
  <w:num w:numId="45" w16cid:durableId="1670403190">
    <w:abstractNumId w:val="15"/>
  </w:num>
  <w:num w:numId="46" w16cid:durableId="1746297454">
    <w:abstractNumId w:val="13"/>
  </w:num>
  <w:num w:numId="47" w16cid:durableId="169634245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7918989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5369665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avid das Neves">
    <w15:presenceInfo w15:providerId="AD" w15:userId="S::David.dasNeves@kantar.com::e5cd740b-5193-4400-ac93-ed6830bc0b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activeWritingStyle w:appName="MSWord" w:lang="es-ES" w:vendorID="64" w:dllVersion="0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667"/>
    <w:rsid w:val="0000587C"/>
    <w:rsid w:val="00006B64"/>
    <w:rsid w:val="0001352B"/>
    <w:rsid w:val="0001366A"/>
    <w:rsid w:val="00014AD5"/>
    <w:rsid w:val="00015C4A"/>
    <w:rsid w:val="00020D58"/>
    <w:rsid w:val="00022080"/>
    <w:rsid w:val="00023080"/>
    <w:rsid w:val="000230D1"/>
    <w:rsid w:val="00025C19"/>
    <w:rsid w:val="00026023"/>
    <w:rsid w:val="00035D5C"/>
    <w:rsid w:val="000363CC"/>
    <w:rsid w:val="000371FA"/>
    <w:rsid w:val="00040AD1"/>
    <w:rsid w:val="0004775B"/>
    <w:rsid w:val="00047A69"/>
    <w:rsid w:val="00052472"/>
    <w:rsid w:val="00055E2C"/>
    <w:rsid w:val="00057DB6"/>
    <w:rsid w:val="000601D7"/>
    <w:rsid w:val="00062B83"/>
    <w:rsid w:val="000640DA"/>
    <w:rsid w:val="00065B4E"/>
    <w:rsid w:val="0006687E"/>
    <w:rsid w:val="00067247"/>
    <w:rsid w:val="0006793D"/>
    <w:rsid w:val="000703E8"/>
    <w:rsid w:val="00074684"/>
    <w:rsid w:val="00074C20"/>
    <w:rsid w:val="00074E17"/>
    <w:rsid w:val="000750DC"/>
    <w:rsid w:val="00075329"/>
    <w:rsid w:val="00075503"/>
    <w:rsid w:val="00076E1A"/>
    <w:rsid w:val="00077669"/>
    <w:rsid w:val="00080537"/>
    <w:rsid w:val="0008094F"/>
    <w:rsid w:val="00083643"/>
    <w:rsid w:val="00084A2B"/>
    <w:rsid w:val="000856E8"/>
    <w:rsid w:val="00091723"/>
    <w:rsid w:val="00093188"/>
    <w:rsid w:val="0009350C"/>
    <w:rsid w:val="00094725"/>
    <w:rsid w:val="000953FB"/>
    <w:rsid w:val="00096EED"/>
    <w:rsid w:val="000A24A5"/>
    <w:rsid w:val="000A3E3B"/>
    <w:rsid w:val="000A40A8"/>
    <w:rsid w:val="000A4432"/>
    <w:rsid w:val="000A759A"/>
    <w:rsid w:val="000B290A"/>
    <w:rsid w:val="000B3338"/>
    <w:rsid w:val="000B5404"/>
    <w:rsid w:val="000B5E6B"/>
    <w:rsid w:val="000B61CC"/>
    <w:rsid w:val="000B79A2"/>
    <w:rsid w:val="000C5A7F"/>
    <w:rsid w:val="000C67D2"/>
    <w:rsid w:val="000C7B94"/>
    <w:rsid w:val="000D740E"/>
    <w:rsid w:val="000E57AA"/>
    <w:rsid w:val="000E7509"/>
    <w:rsid w:val="000E7735"/>
    <w:rsid w:val="000E78BB"/>
    <w:rsid w:val="000F157C"/>
    <w:rsid w:val="000F3B65"/>
    <w:rsid w:val="000F57E0"/>
    <w:rsid w:val="000F6D28"/>
    <w:rsid w:val="00103056"/>
    <w:rsid w:val="00105FA8"/>
    <w:rsid w:val="001075E6"/>
    <w:rsid w:val="00107A6D"/>
    <w:rsid w:val="00110C2F"/>
    <w:rsid w:val="00110C4C"/>
    <w:rsid w:val="00110EF4"/>
    <w:rsid w:val="00111B17"/>
    <w:rsid w:val="001135BD"/>
    <w:rsid w:val="00115582"/>
    <w:rsid w:val="00117635"/>
    <w:rsid w:val="00120039"/>
    <w:rsid w:val="00121108"/>
    <w:rsid w:val="00121FC1"/>
    <w:rsid w:val="001224AD"/>
    <w:rsid w:val="00122EF9"/>
    <w:rsid w:val="001250A9"/>
    <w:rsid w:val="00125FD1"/>
    <w:rsid w:val="001265A5"/>
    <w:rsid w:val="001278B9"/>
    <w:rsid w:val="00130F8B"/>
    <w:rsid w:val="00133A0A"/>
    <w:rsid w:val="00136CA7"/>
    <w:rsid w:val="00137619"/>
    <w:rsid w:val="00142AD4"/>
    <w:rsid w:val="00145E2E"/>
    <w:rsid w:val="001531A6"/>
    <w:rsid w:val="001541DC"/>
    <w:rsid w:val="0016022D"/>
    <w:rsid w:val="00160993"/>
    <w:rsid w:val="00166A80"/>
    <w:rsid w:val="00170509"/>
    <w:rsid w:val="001708D4"/>
    <w:rsid w:val="00171DD9"/>
    <w:rsid w:val="00173425"/>
    <w:rsid w:val="001742EF"/>
    <w:rsid w:val="00183F70"/>
    <w:rsid w:val="00184E59"/>
    <w:rsid w:val="00185A43"/>
    <w:rsid w:val="00185C8B"/>
    <w:rsid w:val="00190C64"/>
    <w:rsid w:val="0019544D"/>
    <w:rsid w:val="001968B2"/>
    <w:rsid w:val="001A0585"/>
    <w:rsid w:val="001A1A27"/>
    <w:rsid w:val="001A3916"/>
    <w:rsid w:val="001A62A6"/>
    <w:rsid w:val="001A62FC"/>
    <w:rsid w:val="001B0AF1"/>
    <w:rsid w:val="001B1D0E"/>
    <w:rsid w:val="001B2AA4"/>
    <w:rsid w:val="001B32FF"/>
    <w:rsid w:val="001D2447"/>
    <w:rsid w:val="001D3886"/>
    <w:rsid w:val="001D3EAA"/>
    <w:rsid w:val="001D52FB"/>
    <w:rsid w:val="001D6793"/>
    <w:rsid w:val="001E2B65"/>
    <w:rsid w:val="001E32BC"/>
    <w:rsid w:val="001E3D1B"/>
    <w:rsid w:val="001E52D8"/>
    <w:rsid w:val="001E5365"/>
    <w:rsid w:val="001E6E6C"/>
    <w:rsid w:val="001F2525"/>
    <w:rsid w:val="001F3032"/>
    <w:rsid w:val="00203F49"/>
    <w:rsid w:val="00211C18"/>
    <w:rsid w:val="002121CD"/>
    <w:rsid w:val="0021569A"/>
    <w:rsid w:val="00217A17"/>
    <w:rsid w:val="0022011C"/>
    <w:rsid w:val="002205FE"/>
    <w:rsid w:val="00221C71"/>
    <w:rsid w:val="00223C34"/>
    <w:rsid w:val="00224793"/>
    <w:rsid w:val="00224F32"/>
    <w:rsid w:val="002256AE"/>
    <w:rsid w:val="00226957"/>
    <w:rsid w:val="00230D22"/>
    <w:rsid w:val="00230FFF"/>
    <w:rsid w:val="00233596"/>
    <w:rsid w:val="00235C9A"/>
    <w:rsid w:val="00237C84"/>
    <w:rsid w:val="00242941"/>
    <w:rsid w:val="0025005E"/>
    <w:rsid w:val="002510C5"/>
    <w:rsid w:val="002532E3"/>
    <w:rsid w:val="00253425"/>
    <w:rsid w:val="0025761B"/>
    <w:rsid w:val="00257BC5"/>
    <w:rsid w:val="00260921"/>
    <w:rsid w:val="002610D6"/>
    <w:rsid w:val="00262242"/>
    <w:rsid w:val="00267C01"/>
    <w:rsid w:val="0027526F"/>
    <w:rsid w:val="00280B58"/>
    <w:rsid w:val="00281B9B"/>
    <w:rsid w:val="00282257"/>
    <w:rsid w:val="002847D5"/>
    <w:rsid w:val="00284C92"/>
    <w:rsid w:val="002868BC"/>
    <w:rsid w:val="00287565"/>
    <w:rsid w:val="0029248E"/>
    <w:rsid w:val="00294022"/>
    <w:rsid w:val="002943B8"/>
    <w:rsid w:val="00294789"/>
    <w:rsid w:val="00295C39"/>
    <w:rsid w:val="00297AAA"/>
    <w:rsid w:val="002A0056"/>
    <w:rsid w:val="002B0774"/>
    <w:rsid w:val="002B3C9B"/>
    <w:rsid w:val="002B44B5"/>
    <w:rsid w:val="002B53DA"/>
    <w:rsid w:val="002B5667"/>
    <w:rsid w:val="002B59B5"/>
    <w:rsid w:val="002C3AD1"/>
    <w:rsid w:val="002C483C"/>
    <w:rsid w:val="002C5FA8"/>
    <w:rsid w:val="002D0CDD"/>
    <w:rsid w:val="002D4013"/>
    <w:rsid w:val="002D4A43"/>
    <w:rsid w:val="002D4E8D"/>
    <w:rsid w:val="002E09D1"/>
    <w:rsid w:val="002E17D5"/>
    <w:rsid w:val="002E45DD"/>
    <w:rsid w:val="002E5106"/>
    <w:rsid w:val="002F1A40"/>
    <w:rsid w:val="002F39B7"/>
    <w:rsid w:val="002F3F22"/>
    <w:rsid w:val="002F601E"/>
    <w:rsid w:val="002F6103"/>
    <w:rsid w:val="003034EF"/>
    <w:rsid w:val="00307D42"/>
    <w:rsid w:val="00313E22"/>
    <w:rsid w:val="00315446"/>
    <w:rsid w:val="003223A4"/>
    <w:rsid w:val="00322FA5"/>
    <w:rsid w:val="00323294"/>
    <w:rsid w:val="00323634"/>
    <w:rsid w:val="00325136"/>
    <w:rsid w:val="00325637"/>
    <w:rsid w:val="00326548"/>
    <w:rsid w:val="003267CB"/>
    <w:rsid w:val="00337936"/>
    <w:rsid w:val="00341FF7"/>
    <w:rsid w:val="003422FF"/>
    <w:rsid w:val="0034302B"/>
    <w:rsid w:val="00344D5C"/>
    <w:rsid w:val="00345ED0"/>
    <w:rsid w:val="00350D35"/>
    <w:rsid w:val="003526FD"/>
    <w:rsid w:val="00360508"/>
    <w:rsid w:val="00363D6E"/>
    <w:rsid w:val="0036480C"/>
    <w:rsid w:val="00364E76"/>
    <w:rsid w:val="00365812"/>
    <w:rsid w:val="00365F95"/>
    <w:rsid w:val="00370349"/>
    <w:rsid w:val="00376828"/>
    <w:rsid w:val="00377DFA"/>
    <w:rsid w:val="0038003C"/>
    <w:rsid w:val="003809D0"/>
    <w:rsid w:val="00381965"/>
    <w:rsid w:val="00381B28"/>
    <w:rsid w:val="0038251E"/>
    <w:rsid w:val="003829FC"/>
    <w:rsid w:val="0038426D"/>
    <w:rsid w:val="0038660C"/>
    <w:rsid w:val="00390222"/>
    <w:rsid w:val="00391AD1"/>
    <w:rsid w:val="00392798"/>
    <w:rsid w:val="00394703"/>
    <w:rsid w:val="0039649B"/>
    <w:rsid w:val="00396D4F"/>
    <w:rsid w:val="003A136C"/>
    <w:rsid w:val="003A52C0"/>
    <w:rsid w:val="003A65CA"/>
    <w:rsid w:val="003B1C09"/>
    <w:rsid w:val="003B24DF"/>
    <w:rsid w:val="003B2B52"/>
    <w:rsid w:val="003B3ED0"/>
    <w:rsid w:val="003C23F3"/>
    <w:rsid w:val="003C31FF"/>
    <w:rsid w:val="003C38A4"/>
    <w:rsid w:val="003C39C0"/>
    <w:rsid w:val="003C55DC"/>
    <w:rsid w:val="003C605D"/>
    <w:rsid w:val="003C6F0B"/>
    <w:rsid w:val="003D0345"/>
    <w:rsid w:val="003D18A2"/>
    <w:rsid w:val="003D2885"/>
    <w:rsid w:val="003D28F8"/>
    <w:rsid w:val="003D4A7A"/>
    <w:rsid w:val="003D6168"/>
    <w:rsid w:val="003D6630"/>
    <w:rsid w:val="003D6AB8"/>
    <w:rsid w:val="003E3A44"/>
    <w:rsid w:val="003E40EB"/>
    <w:rsid w:val="003E5281"/>
    <w:rsid w:val="003E607E"/>
    <w:rsid w:val="003E6B54"/>
    <w:rsid w:val="003F338F"/>
    <w:rsid w:val="003F5444"/>
    <w:rsid w:val="00400D20"/>
    <w:rsid w:val="00401E81"/>
    <w:rsid w:val="004044FC"/>
    <w:rsid w:val="00404734"/>
    <w:rsid w:val="00405657"/>
    <w:rsid w:val="00405FBB"/>
    <w:rsid w:val="004139B2"/>
    <w:rsid w:val="00415344"/>
    <w:rsid w:val="00416305"/>
    <w:rsid w:val="0042213F"/>
    <w:rsid w:val="004227E5"/>
    <w:rsid w:val="00423FF1"/>
    <w:rsid w:val="00426DA6"/>
    <w:rsid w:val="00427AFD"/>
    <w:rsid w:val="00431342"/>
    <w:rsid w:val="0043150D"/>
    <w:rsid w:val="004367E4"/>
    <w:rsid w:val="0043713B"/>
    <w:rsid w:val="0044170B"/>
    <w:rsid w:val="004502F6"/>
    <w:rsid w:val="00450CD7"/>
    <w:rsid w:val="00450F1C"/>
    <w:rsid w:val="0045433B"/>
    <w:rsid w:val="004566C9"/>
    <w:rsid w:val="00457915"/>
    <w:rsid w:val="00461479"/>
    <w:rsid w:val="004711FB"/>
    <w:rsid w:val="00472BF7"/>
    <w:rsid w:val="004730BF"/>
    <w:rsid w:val="00474FF2"/>
    <w:rsid w:val="0047508A"/>
    <w:rsid w:val="00477343"/>
    <w:rsid w:val="0048104F"/>
    <w:rsid w:val="00482E78"/>
    <w:rsid w:val="00483EA9"/>
    <w:rsid w:val="004843D8"/>
    <w:rsid w:val="004860F1"/>
    <w:rsid w:val="00491A3F"/>
    <w:rsid w:val="004A1805"/>
    <w:rsid w:val="004A44D5"/>
    <w:rsid w:val="004A67D1"/>
    <w:rsid w:val="004B743A"/>
    <w:rsid w:val="004B7CED"/>
    <w:rsid w:val="004B7EAB"/>
    <w:rsid w:val="004B7FA1"/>
    <w:rsid w:val="004C05E1"/>
    <w:rsid w:val="004C0BF1"/>
    <w:rsid w:val="004C2EA8"/>
    <w:rsid w:val="004C3D9E"/>
    <w:rsid w:val="004C5624"/>
    <w:rsid w:val="004D12D4"/>
    <w:rsid w:val="004D1CA7"/>
    <w:rsid w:val="004D22B4"/>
    <w:rsid w:val="004D26C6"/>
    <w:rsid w:val="004D279F"/>
    <w:rsid w:val="004D3213"/>
    <w:rsid w:val="004D370D"/>
    <w:rsid w:val="004E145F"/>
    <w:rsid w:val="004E1A09"/>
    <w:rsid w:val="004E30CA"/>
    <w:rsid w:val="004E7560"/>
    <w:rsid w:val="004E7DDD"/>
    <w:rsid w:val="004F0049"/>
    <w:rsid w:val="004F5D7F"/>
    <w:rsid w:val="00500A83"/>
    <w:rsid w:val="0050100F"/>
    <w:rsid w:val="00504841"/>
    <w:rsid w:val="00505B98"/>
    <w:rsid w:val="005114A1"/>
    <w:rsid w:val="00511A10"/>
    <w:rsid w:val="005132DE"/>
    <w:rsid w:val="00515390"/>
    <w:rsid w:val="00521B42"/>
    <w:rsid w:val="005225F9"/>
    <w:rsid w:val="00522915"/>
    <w:rsid w:val="00523405"/>
    <w:rsid w:val="005234E7"/>
    <w:rsid w:val="00524C51"/>
    <w:rsid w:val="00524F11"/>
    <w:rsid w:val="00526445"/>
    <w:rsid w:val="00527E54"/>
    <w:rsid w:val="00530857"/>
    <w:rsid w:val="00532FFE"/>
    <w:rsid w:val="0053528E"/>
    <w:rsid w:val="00537A3E"/>
    <w:rsid w:val="00541AEF"/>
    <w:rsid w:val="005428BE"/>
    <w:rsid w:val="005464D0"/>
    <w:rsid w:val="0055254E"/>
    <w:rsid w:val="00554712"/>
    <w:rsid w:val="00556D03"/>
    <w:rsid w:val="00557D7E"/>
    <w:rsid w:val="005604C2"/>
    <w:rsid w:val="00564162"/>
    <w:rsid w:val="0056506B"/>
    <w:rsid w:val="00565A83"/>
    <w:rsid w:val="005703DC"/>
    <w:rsid w:val="00572195"/>
    <w:rsid w:val="00573D4E"/>
    <w:rsid w:val="00581CE1"/>
    <w:rsid w:val="005822D8"/>
    <w:rsid w:val="00590C9E"/>
    <w:rsid w:val="005A1A6F"/>
    <w:rsid w:val="005A5742"/>
    <w:rsid w:val="005A61AB"/>
    <w:rsid w:val="005B1F68"/>
    <w:rsid w:val="005B2918"/>
    <w:rsid w:val="005C06D7"/>
    <w:rsid w:val="005C16A6"/>
    <w:rsid w:val="005C1C2E"/>
    <w:rsid w:val="005C33E9"/>
    <w:rsid w:val="005C6392"/>
    <w:rsid w:val="005C64D1"/>
    <w:rsid w:val="005D20D0"/>
    <w:rsid w:val="005D340B"/>
    <w:rsid w:val="005D41DB"/>
    <w:rsid w:val="005D4780"/>
    <w:rsid w:val="005D788B"/>
    <w:rsid w:val="005E27F0"/>
    <w:rsid w:val="005E4369"/>
    <w:rsid w:val="005E4AC0"/>
    <w:rsid w:val="005F04A4"/>
    <w:rsid w:val="005F0B1A"/>
    <w:rsid w:val="005F1322"/>
    <w:rsid w:val="005F33A3"/>
    <w:rsid w:val="005F4DD2"/>
    <w:rsid w:val="005F5A18"/>
    <w:rsid w:val="005F6BF6"/>
    <w:rsid w:val="006035D7"/>
    <w:rsid w:val="0060432F"/>
    <w:rsid w:val="0060446E"/>
    <w:rsid w:val="00604694"/>
    <w:rsid w:val="00607CDC"/>
    <w:rsid w:val="00610BB4"/>
    <w:rsid w:val="00611F0B"/>
    <w:rsid w:val="006146AC"/>
    <w:rsid w:val="006167C9"/>
    <w:rsid w:val="006167F9"/>
    <w:rsid w:val="006205AE"/>
    <w:rsid w:val="00620CCA"/>
    <w:rsid w:val="00621C36"/>
    <w:rsid w:val="00624FFF"/>
    <w:rsid w:val="00625D26"/>
    <w:rsid w:val="00626E46"/>
    <w:rsid w:val="00631AB0"/>
    <w:rsid w:val="00632940"/>
    <w:rsid w:val="00632E44"/>
    <w:rsid w:val="00632F14"/>
    <w:rsid w:val="00633120"/>
    <w:rsid w:val="006335D8"/>
    <w:rsid w:val="0063417A"/>
    <w:rsid w:val="0063553A"/>
    <w:rsid w:val="00642E2D"/>
    <w:rsid w:val="006456F8"/>
    <w:rsid w:val="00645CEE"/>
    <w:rsid w:val="0065157E"/>
    <w:rsid w:val="00651E42"/>
    <w:rsid w:val="00651F2A"/>
    <w:rsid w:val="00655830"/>
    <w:rsid w:val="00655A20"/>
    <w:rsid w:val="006605C1"/>
    <w:rsid w:val="00660FAC"/>
    <w:rsid w:val="006617BD"/>
    <w:rsid w:val="006644BD"/>
    <w:rsid w:val="006671A2"/>
    <w:rsid w:val="00667B5E"/>
    <w:rsid w:val="00667D0D"/>
    <w:rsid w:val="006718C3"/>
    <w:rsid w:val="006719F5"/>
    <w:rsid w:val="006721E7"/>
    <w:rsid w:val="00673727"/>
    <w:rsid w:val="00676C51"/>
    <w:rsid w:val="006824C2"/>
    <w:rsid w:val="00683D50"/>
    <w:rsid w:val="00684C8C"/>
    <w:rsid w:val="006864FD"/>
    <w:rsid w:val="0069045E"/>
    <w:rsid w:val="006942A6"/>
    <w:rsid w:val="006954E1"/>
    <w:rsid w:val="00695A85"/>
    <w:rsid w:val="00697C21"/>
    <w:rsid w:val="006A3A0D"/>
    <w:rsid w:val="006A41FC"/>
    <w:rsid w:val="006A49F7"/>
    <w:rsid w:val="006A554B"/>
    <w:rsid w:val="006B6447"/>
    <w:rsid w:val="006B6CE0"/>
    <w:rsid w:val="006B6DFB"/>
    <w:rsid w:val="006B7CD3"/>
    <w:rsid w:val="006C242B"/>
    <w:rsid w:val="006C4F5E"/>
    <w:rsid w:val="006C5EC9"/>
    <w:rsid w:val="006C66C9"/>
    <w:rsid w:val="006C7704"/>
    <w:rsid w:val="006E1313"/>
    <w:rsid w:val="006E2F30"/>
    <w:rsid w:val="006E305D"/>
    <w:rsid w:val="006E7C52"/>
    <w:rsid w:val="006E7E45"/>
    <w:rsid w:val="006F1EED"/>
    <w:rsid w:val="006F2DE2"/>
    <w:rsid w:val="006F4BB0"/>
    <w:rsid w:val="006F4C9A"/>
    <w:rsid w:val="006F4EC3"/>
    <w:rsid w:val="00701891"/>
    <w:rsid w:val="00702F1B"/>
    <w:rsid w:val="0071069E"/>
    <w:rsid w:val="0071305A"/>
    <w:rsid w:val="0071417A"/>
    <w:rsid w:val="007143F8"/>
    <w:rsid w:val="007153CE"/>
    <w:rsid w:val="00715D70"/>
    <w:rsid w:val="007163AC"/>
    <w:rsid w:val="00721801"/>
    <w:rsid w:val="00721FC4"/>
    <w:rsid w:val="00723D0F"/>
    <w:rsid w:val="00724A17"/>
    <w:rsid w:val="00724E0F"/>
    <w:rsid w:val="00724E99"/>
    <w:rsid w:val="007329FB"/>
    <w:rsid w:val="00743209"/>
    <w:rsid w:val="00744686"/>
    <w:rsid w:val="007474E3"/>
    <w:rsid w:val="00747854"/>
    <w:rsid w:val="00754A9D"/>
    <w:rsid w:val="0075544F"/>
    <w:rsid w:val="00755FC5"/>
    <w:rsid w:val="00765A03"/>
    <w:rsid w:val="00774BC9"/>
    <w:rsid w:val="0077515F"/>
    <w:rsid w:val="0077587E"/>
    <w:rsid w:val="00776064"/>
    <w:rsid w:val="007762A3"/>
    <w:rsid w:val="0078172B"/>
    <w:rsid w:val="0078188B"/>
    <w:rsid w:val="00781E77"/>
    <w:rsid w:val="0078527F"/>
    <w:rsid w:val="0079268B"/>
    <w:rsid w:val="00797829"/>
    <w:rsid w:val="007A104B"/>
    <w:rsid w:val="007A344C"/>
    <w:rsid w:val="007A665E"/>
    <w:rsid w:val="007A7FB8"/>
    <w:rsid w:val="007B1A5F"/>
    <w:rsid w:val="007B2724"/>
    <w:rsid w:val="007B6C69"/>
    <w:rsid w:val="007C03B2"/>
    <w:rsid w:val="007C6315"/>
    <w:rsid w:val="007C6742"/>
    <w:rsid w:val="007D2058"/>
    <w:rsid w:val="007D2108"/>
    <w:rsid w:val="007D66B5"/>
    <w:rsid w:val="007D6D10"/>
    <w:rsid w:val="007E0528"/>
    <w:rsid w:val="007E4AAF"/>
    <w:rsid w:val="007E6630"/>
    <w:rsid w:val="007F0BD8"/>
    <w:rsid w:val="007F22AF"/>
    <w:rsid w:val="007F4F60"/>
    <w:rsid w:val="007F73DC"/>
    <w:rsid w:val="00801DF5"/>
    <w:rsid w:val="00801EC0"/>
    <w:rsid w:val="00802668"/>
    <w:rsid w:val="00803455"/>
    <w:rsid w:val="008034F7"/>
    <w:rsid w:val="008044DB"/>
    <w:rsid w:val="00806071"/>
    <w:rsid w:val="0080694D"/>
    <w:rsid w:val="00807581"/>
    <w:rsid w:val="00816B18"/>
    <w:rsid w:val="00817130"/>
    <w:rsid w:val="00820C85"/>
    <w:rsid w:val="0082147D"/>
    <w:rsid w:val="00821D3C"/>
    <w:rsid w:val="00822A49"/>
    <w:rsid w:val="00822F3C"/>
    <w:rsid w:val="008230A6"/>
    <w:rsid w:val="00825D3B"/>
    <w:rsid w:val="00827414"/>
    <w:rsid w:val="008301BB"/>
    <w:rsid w:val="008312CF"/>
    <w:rsid w:val="00831EB3"/>
    <w:rsid w:val="008320AA"/>
    <w:rsid w:val="00835C18"/>
    <w:rsid w:val="00835C4C"/>
    <w:rsid w:val="00836093"/>
    <w:rsid w:val="00837EE1"/>
    <w:rsid w:val="00842708"/>
    <w:rsid w:val="008449BD"/>
    <w:rsid w:val="00844C67"/>
    <w:rsid w:val="00847A44"/>
    <w:rsid w:val="00854950"/>
    <w:rsid w:val="00855269"/>
    <w:rsid w:val="00855730"/>
    <w:rsid w:val="008557C7"/>
    <w:rsid w:val="0086382A"/>
    <w:rsid w:val="0086391A"/>
    <w:rsid w:val="0087157A"/>
    <w:rsid w:val="00874D60"/>
    <w:rsid w:val="00876EFE"/>
    <w:rsid w:val="00880D5E"/>
    <w:rsid w:val="00882D2F"/>
    <w:rsid w:val="00882E0E"/>
    <w:rsid w:val="008832B4"/>
    <w:rsid w:val="0089128A"/>
    <w:rsid w:val="008919DE"/>
    <w:rsid w:val="008934DB"/>
    <w:rsid w:val="008964B6"/>
    <w:rsid w:val="008972E6"/>
    <w:rsid w:val="008A6B70"/>
    <w:rsid w:val="008A6C1A"/>
    <w:rsid w:val="008B68FF"/>
    <w:rsid w:val="008B7199"/>
    <w:rsid w:val="008C37A8"/>
    <w:rsid w:val="008C3CEF"/>
    <w:rsid w:val="008C6E83"/>
    <w:rsid w:val="008C7498"/>
    <w:rsid w:val="008D0D3C"/>
    <w:rsid w:val="008D2F88"/>
    <w:rsid w:val="008D390B"/>
    <w:rsid w:val="008D3DC8"/>
    <w:rsid w:val="008D6D2C"/>
    <w:rsid w:val="008E00A9"/>
    <w:rsid w:val="008E0BB8"/>
    <w:rsid w:val="008E236D"/>
    <w:rsid w:val="008E404E"/>
    <w:rsid w:val="008E4B48"/>
    <w:rsid w:val="008E4D31"/>
    <w:rsid w:val="008E6165"/>
    <w:rsid w:val="008E7D82"/>
    <w:rsid w:val="008F1678"/>
    <w:rsid w:val="008F29F2"/>
    <w:rsid w:val="008F3FD3"/>
    <w:rsid w:val="008F4137"/>
    <w:rsid w:val="008F4669"/>
    <w:rsid w:val="008F65E5"/>
    <w:rsid w:val="00902BC5"/>
    <w:rsid w:val="00903536"/>
    <w:rsid w:val="00903F39"/>
    <w:rsid w:val="00904522"/>
    <w:rsid w:val="00905E02"/>
    <w:rsid w:val="00906747"/>
    <w:rsid w:val="00906A99"/>
    <w:rsid w:val="00910BF9"/>
    <w:rsid w:val="009111D6"/>
    <w:rsid w:val="00915FA8"/>
    <w:rsid w:val="00915FE9"/>
    <w:rsid w:val="00916F2B"/>
    <w:rsid w:val="009172A6"/>
    <w:rsid w:val="0092218C"/>
    <w:rsid w:val="0092256D"/>
    <w:rsid w:val="00923A0C"/>
    <w:rsid w:val="009324E4"/>
    <w:rsid w:val="00934381"/>
    <w:rsid w:val="00934D23"/>
    <w:rsid w:val="00935D22"/>
    <w:rsid w:val="00937501"/>
    <w:rsid w:val="00937522"/>
    <w:rsid w:val="009408A1"/>
    <w:rsid w:val="00943E23"/>
    <w:rsid w:val="00944060"/>
    <w:rsid w:val="0094604B"/>
    <w:rsid w:val="00946117"/>
    <w:rsid w:val="009563BA"/>
    <w:rsid w:val="00961FD6"/>
    <w:rsid w:val="00964EA0"/>
    <w:rsid w:val="00965278"/>
    <w:rsid w:val="00965A7B"/>
    <w:rsid w:val="009667D7"/>
    <w:rsid w:val="00966FE7"/>
    <w:rsid w:val="00967685"/>
    <w:rsid w:val="009679FE"/>
    <w:rsid w:val="00971A89"/>
    <w:rsid w:val="0097206D"/>
    <w:rsid w:val="009737B2"/>
    <w:rsid w:val="00974915"/>
    <w:rsid w:val="00975618"/>
    <w:rsid w:val="00975E92"/>
    <w:rsid w:val="0098394E"/>
    <w:rsid w:val="0099141F"/>
    <w:rsid w:val="009933C2"/>
    <w:rsid w:val="00995D4E"/>
    <w:rsid w:val="009A0E0E"/>
    <w:rsid w:val="009A180F"/>
    <w:rsid w:val="009A1F57"/>
    <w:rsid w:val="009A2C60"/>
    <w:rsid w:val="009A34BE"/>
    <w:rsid w:val="009B10C1"/>
    <w:rsid w:val="009B176F"/>
    <w:rsid w:val="009B19F1"/>
    <w:rsid w:val="009B5D1C"/>
    <w:rsid w:val="009B6522"/>
    <w:rsid w:val="009C08CA"/>
    <w:rsid w:val="009C460A"/>
    <w:rsid w:val="009E01A3"/>
    <w:rsid w:val="009E0B00"/>
    <w:rsid w:val="009E1716"/>
    <w:rsid w:val="009E199C"/>
    <w:rsid w:val="009E1ABD"/>
    <w:rsid w:val="009E2674"/>
    <w:rsid w:val="009E5761"/>
    <w:rsid w:val="009E58A6"/>
    <w:rsid w:val="009F0FFE"/>
    <w:rsid w:val="009F6BA7"/>
    <w:rsid w:val="00A0181C"/>
    <w:rsid w:val="00A026D3"/>
    <w:rsid w:val="00A02861"/>
    <w:rsid w:val="00A10522"/>
    <w:rsid w:val="00A1373E"/>
    <w:rsid w:val="00A17716"/>
    <w:rsid w:val="00A21EE4"/>
    <w:rsid w:val="00A22B25"/>
    <w:rsid w:val="00A26785"/>
    <w:rsid w:val="00A27217"/>
    <w:rsid w:val="00A3583A"/>
    <w:rsid w:val="00A407AD"/>
    <w:rsid w:val="00A43ED5"/>
    <w:rsid w:val="00A44899"/>
    <w:rsid w:val="00A44A34"/>
    <w:rsid w:val="00A47015"/>
    <w:rsid w:val="00A51209"/>
    <w:rsid w:val="00A60D47"/>
    <w:rsid w:val="00A615AF"/>
    <w:rsid w:val="00A75D8B"/>
    <w:rsid w:val="00A81B9F"/>
    <w:rsid w:val="00A82283"/>
    <w:rsid w:val="00A837EA"/>
    <w:rsid w:val="00A92635"/>
    <w:rsid w:val="00A92AAC"/>
    <w:rsid w:val="00A9468E"/>
    <w:rsid w:val="00A94A03"/>
    <w:rsid w:val="00A96004"/>
    <w:rsid w:val="00A96533"/>
    <w:rsid w:val="00A96D7C"/>
    <w:rsid w:val="00A96FA7"/>
    <w:rsid w:val="00AA156B"/>
    <w:rsid w:val="00AA26DA"/>
    <w:rsid w:val="00AA4095"/>
    <w:rsid w:val="00AA58CD"/>
    <w:rsid w:val="00AA5BFA"/>
    <w:rsid w:val="00AA76A0"/>
    <w:rsid w:val="00AA791E"/>
    <w:rsid w:val="00AB1440"/>
    <w:rsid w:val="00AB3E4B"/>
    <w:rsid w:val="00AC3708"/>
    <w:rsid w:val="00AC4EE5"/>
    <w:rsid w:val="00AD0936"/>
    <w:rsid w:val="00AD4561"/>
    <w:rsid w:val="00AD4FD5"/>
    <w:rsid w:val="00AE084A"/>
    <w:rsid w:val="00AE1082"/>
    <w:rsid w:val="00AE51DB"/>
    <w:rsid w:val="00AE6022"/>
    <w:rsid w:val="00AE67F0"/>
    <w:rsid w:val="00AF17E9"/>
    <w:rsid w:val="00AF2754"/>
    <w:rsid w:val="00AF37B8"/>
    <w:rsid w:val="00AF4FB7"/>
    <w:rsid w:val="00AF791C"/>
    <w:rsid w:val="00B00D10"/>
    <w:rsid w:val="00B05461"/>
    <w:rsid w:val="00B06C18"/>
    <w:rsid w:val="00B07649"/>
    <w:rsid w:val="00B13708"/>
    <w:rsid w:val="00B13F6F"/>
    <w:rsid w:val="00B1437E"/>
    <w:rsid w:val="00B14CCD"/>
    <w:rsid w:val="00B15A34"/>
    <w:rsid w:val="00B17F33"/>
    <w:rsid w:val="00B20757"/>
    <w:rsid w:val="00B21E89"/>
    <w:rsid w:val="00B27029"/>
    <w:rsid w:val="00B274FD"/>
    <w:rsid w:val="00B377DE"/>
    <w:rsid w:val="00B37812"/>
    <w:rsid w:val="00B45D1B"/>
    <w:rsid w:val="00B46AFF"/>
    <w:rsid w:val="00B46FDE"/>
    <w:rsid w:val="00B47921"/>
    <w:rsid w:val="00B47FD3"/>
    <w:rsid w:val="00B533F3"/>
    <w:rsid w:val="00B5708A"/>
    <w:rsid w:val="00B6252B"/>
    <w:rsid w:val="00B6636C"/>
    <w:rsid w:val="00B66A2B"/>
    <w:rsid w:val="00B705EE"/>
    <w:rsid w:val="00B72B6F"/>
    <w:rsid w:val="00B76D5D"/>
    <w:rsid w:val="00B80B6A"/>
    <w:rsid w:val="00B84F4E"/>
    <w:rsid w:val="00B8536C"/>
    <w:rsid w:val="00B90026"/>
    <w:rsid w:val="00B905BF"/>
    <w:rsid w:val="00B90655"/>
    <w:rsid w:val="00B908CA"/>
    <w:rsid w:val="00B91A83"/>
    <w:rsid w:val="00B942DE"/>
    <w:rsid w:val="00B944D4"/>
    <w:rsid w:val="00B95235"/>
    <w:rsid w:val="00B959AF"/>
    <w:rsid w:val="00B95B6A"/>
    <w:rsid w:val="00BA09A0"/>
    <w:rsid w:val="00BA2556"/>
    <w:rsid w:val="00BB03B8"/>
    <w:rsid w:val="00BB224E"/>
    <w:rsid w:val="00BB43F9"/>
    <w:rsid w:val="00BB4FFF"/>
    <w:rsid w:val="00BC0EEA"/>
    <w:rsid w:val="00BC21CA"/>
    <w:rsid w:val="00BC277C"/>
    <w:rsid w:val="00BC33EA"/>
    <w:rsid w:val="00BC3642"/>
    <w:rsid w:val="00BC3D93"/>
    <w:rsid w:val="00BD0002"/>
    <w:rsid w:val="00BD4899"/>
    <w:rsid w:val="00BD72F9"/>
    <w:rsid w:val="00BE3056"/>
    <w:rsid w:val="00BE6109"/>
    <w:rsid w:val="00BF1F1D"/>
    <w:rsid w:val="00BF2AAB"/>
    <w:rsid w:val="00BF3DBC"/>
    <w:rsid w:val="00BF62D1"/>
    <w:rsid w:val="00C024C9"/>
    <w:rsid w:val="00C05012"/>
    <w:rsid w:val="00C11A42"/>
    <w:rsid w:val="00C16022"/>
    <w:rsid w:val="00C16B46"/>
    <w:rsid w:val="00C208C5"/>
    <w:rsid w:val="00C23692"/>
    <w:rsid w:val="00C238A8"/>
    <w:rsid w:val="00C24BD1"/>
    <w:rsid w:val="00C25B8E"/>
    <w:rsid w:val="00C34C13"/>
    <w:rsid w:val="00C34C2D"/>
    <w:rsid w:val="00C35AA4"/>
    <w:rsid w:val="00C41835"/>
    <w:rsid w:val="00C4224A"/>
    <w:rsid w:val="00C45050"/>
    <w:rsid w:val="00C508A3"/>
    <w:rsid w:val="00C60E50"/>
    <w:rsid w:val="00C63CC6"/>
    <w:rsid w:val="00C63F77"/>
    <w:rsid w:val="00C63FEE"/>
    <w:rsid w:val="00C64269"/>
    <w:rsid w:val="00C703B5"/>
    <w:rsid w:val="00C75C63"/>
    <w:rsid w:val="00C8110D"/>
    <w:rsid w:val="00C81940"/>
    <w:rsid w:val="00C82597"/>
    <w:rsid w:val="00C859C0"/>
    <w:rsid w:val="00C91C84"/>
    <w:rsid w:val="00CA2D10"/>
    <w:rsid w:val="00CA38F9"/>
    <w:rsid w:val="00CA45B2"/>
    <w:rsid w:val="00CB03E6"/>
    <w:rsid w:val="00CB48C8"/>
    <w:rsid w:val="00CC0825"/>
    <w:rsid w:val="00CC0CA0"/>
    <w:rsid w:val="00CC71AF"/>
    <w:rsid w:val="00CC7F01"/>
    <w:rsid w:val="00CD5C63"/>
    <w:rsid w:val="00CD5FE5"/>
    <w:rsid w:val="00CD6031"/>
    <w:rsid w:val="00CE0BF6"/>
    <w:rsid w:val="00CE0D4A"/>
    <w:rsid w:val="00CE63C6"/>
    <w:rsid w:val="00CF4D89"/>
    <w:rsid w:val="00CF658C"/>
    <w:rsid w:val="00D04465"/>
    <w:rsid w:val="00D119DD"/>
    <w:rsid w:val="00D12074"/>
    <w:rsid w:val="00D1294F"/>
    <w:rsid w:val="00D12CAE"/>
    <w:rsid w:val="00D16BE4"/>
    <w:rsid w:val="00D20B59"/>
    <w:rsid w:val="00D2116A"/>
    <w:rsid w:val="00D22BEF"/>
    <w:rsid w:val="00D268DB"/>
    <w:rsid w:val="00D27F7F"/>
    <w:rsid w:val="00D3092D"/>
    <w:rsid w:val="00D327F2"/>
    <w:rsid w:val="00D34B51"/>
    <w:rsid w:val="00D37B69"/>
    <w:rsid w:val="00D429B3"/>
    <w:rsid w:val="00D46388"/>
    <w:rsid w:val="00D514D3"/>
    <w:rsid w:val="00D530E9"/>
    <w:rsid w:val="00D53860"/>
    <w:rsid w:val="00D53E0F"/>
    <w:rsid w:val="00D54116"/>
    <w:rsid w:val="00D5500C"/>
    <w:rsid w:val="00D57331"/>
    <w:rsid w:val="00D620AE"/>
    <w:rsid w:val="00D678DB"/>
    <w:rsid w:val="00D7160E"/>
    <w:rsid w:val="00D729D4"/>
    <w:rsid w:val="00D77887"/>
    <w:rsid w:val="00D91721"/>
    <w:rsid w:val="00D9331E"/>
    <w:rsid w:val="00D93451"/>
    <w:rsid w:val="00DA0F96"/>
    <w:rsid w:val="00DA2912"/>
    <w:rsid w:val="00DA3304"/>
    <w:rsid w:val="00DA4997"/>
    <w:rsid w:val="00DA6A5C"/>
    <w:rsid w:val="00DA7616"/>
    <w:rsid w:val="00DB0139"/>
    <w:rsid w:val="00DB2D5E"/>
    <w:rsid w:val="00DB310B"/>
    <w:rsid w:val="00DB330D"/>
    <w:rsid w:val="00DB3E04"/>
    <w:rsid w:val="00DB57BC"/>
    <w:rsid w:val="00DC1113"/>
    <w:rsid w:val="00DC1C0E"/>
    <w:rsid w:val="00DC7A66"/>
    <w:rsid w:val="00DD1AC1"/>
    <w:rsid w:val="00DD38B6"/>
    <w:rsid w:val="00DD3F5B"/>
    <w:rsid w:val="00DE0050"/>
    <w:rsid w:val="00DE0800"/>
    <w:rsid w:val="00DE282D"/>
    <w:rsid w:val="00DE626A"/>
    <w:rsid w:val="00DF1F1B"/>
    <w:rsid w:val="00DF3EB7"/>
    <w:rsid w:val="00DF69E4"/>
    <w:rsid w:val="00DF73DE"/>
    <w:rsid w:val="00E02441"/>
    <w:rsid w:val="00E02830"/>
    <w:rsid w:val="00E04021"/>
    <w:rsid w:val="00E12076"/>
    <w:rsid w:val="00E13905"/>
    <w:rsid w:val="00E21972"/>
    <w:rsid w:val="00E2562B"/>
    <w:rsid w:val="00E2707D"/>
    <w:rsid w:val="00E30C83"/>
    <w:rsid w:val="00E3218E"/>
    <w:rsid w:val="00E328E1"/>
    <w:rsid w:val="00E37A00"/>
    <w:rsid w:val="00E37BB1"/>
    <w:rsid w:val="00E41B2E"/>
    <w:rsid w:val="00E422C7"/>
    <w:rsid w:val="00E4448A"/>
    <w:rsid w:val="00E466FE"/>
    <w:rsid w:val="00E5229B"/>
    <w:rsid w:val="00E522E9"/>
    <w:rsid w:val="00E55280"/>
    <w:rsid w:val="00E562E1"/>
    <w:rsid w:val="00E6039A"/>
    <w:rsid w:val="00E61DC7"/>
    <w:rsid w:val="00E6257B"/>
    <w:rsid w:val="00E66230"/>
    <w:rsid w:val="00E6687A"/>
    <w:rsid w:val="00E67271"/>
    <w:rsid w:val="00E732D1"/>
    <w:rsid w:val="00E73CD2"/>
    <w:rsid w:val="00E74D16"/>
    <w:rsid w:val="00E75267"/>
    <w:rsid w:val="00E77FB5"/>
    <w:rsid w:val="00E80890"/>
    <w:rsid w:val="00E8140E"/>
    <w:rsid w:val="00E82299"/>
    <w:rsid w:val="00E82CC6"/>
    <w:rsid w:val="00E86325"/>
    <w:rsid w:val="00E87CEE"/>
    <w:rsid w:val="00E9148C"/>
    <w:rsid w:val="00E9290F"/>
    <w:rsid w:val="00E94005"/>
    <w:rsid w:val="00E94247"/>
    <w:rsid w:val="00E94B52"/>
    <w:rsid w:val="00E965A6"/>
    <w:rsid w:val="00E96A78"/>
    <w:rsid w:val="00E976EB"/>
    <w:rsid w:val="00EA1F62"/>
    <w:rsid w:val="00EA4D3D"/>
    <w:rsid w:val="00EA77E3"/>
    <w:rsid w:val="00EB516D"/>
    <w:rsid w:val="00EB59BC"/>
    <w:rsid w:val="00EB5DA0"/>
    <w:rsid w:val="00EB6973"/>
    <w:rsid w:val="00EB739C"/>
    <w:rsid w:val="00EB76BB"/>
    <w:rsid w:val="00EC023A"/>
    <w:rsid w:val="00EC0938"/>
    <w:rsid w:val="00EC21C1"/>
    <w:rsid w:val="00EC3023"/>
    <w:rsid w:val="00EC3C97"/>
    <w:rsid w:val="00EC4329"/>
    <w:rsid w:val="00EC5299"/>
    <w:rsid w:val="00EC6D24"/>
    <w:rsid w:val="00ED2CF0"/>
    <w:rsid w:val="00ED2F20"/>
    <w:rsid w:val="00ED63E7"/>
    <w:rsid w:val="00ED6E22"/>
    <w:rsid w:val="00EE05B8"/>
    <w:rsid w:val="00EE0EF5"/>
    <w:rsid w:val="00EE4270"/>
    <w:rsid w:val="00EE63F7"/>
    <w:rsid w:val="00EE6F89"/>
    <w:rsid w:val="00EF2A05"/>
    <w:rsid w:val="00F02210"/>
    <w:rsid w:val="00F029DA"/>
    <w:rsid w:val="00F1082B"/>
    <w:rsid w:val="00F124E6"/>
    <w:rsid w:val="00F13B78"/>
    <w:rsid w:val="00F1473F"/>
    <w:rsid w:val="00F1775E"/>
    <w:rsid w:val="00F2274F"/>
    <w:rsid w:val="00F25822"/>
    <w:rsid w:val="00F25B43"/>
    <w:rsid w:val="00F30336"/>
    <w:rsid w:val="00F318A4"/>
    <w:rsid w:val="00F339D0"/>
    <w:rsid w:val="00F4245A"/>
    <w:rsid w:val="00F44B8E"/>
    <w:rsid w:val="00F46887"/>
    <w:rsid w:val="00F542DC"/>
    <w:rsid w:val="00F54823"/>
    <w:rsid w:val="00F5646E"/>
    <w:rsid w:val="00F56C7F"/>
    <w:rsid w:val="00F57159"/>
    <w:rsid w:val="00F62384"/>
    <w:rsid w:val="00F630C5"/>
    <w:rsid w:val="00F65AE1"/>
    <w:rsid w:val="00F70B70"/>
    <w:rsid w:val="00F72351"/>
    <w:rsid w:val="00F72B19"/>
    <w:rsid w:val="00F74465"/>
    <w:rsid w:val="00F74EEF"/>
    <w:rsid w:val="00F74FD9"/>
    <w:rsid w:val="00F76A0F"/>
    <w:rsid w:val="00F81AEF"/>
    <w:rsid w:val="00F82214"/>
    <w:rsid w:val="00F83067"/>
    <w:rsid w:val="00F831DF"/>
    <w:rsid w:val="00F93E6A"/>
    <w:rsid w:val="00FA1747"/>
    <w:rsid w:val="00FA1A60"/>
    <w:rsid w:val="00FA3084"/>
    <w:rsid w:val="00FA5EB3"/>
    <w:rsid w:val="00FA6F55"/>
    <w:rsid w:val="00FA7A46"/>
    <w:rsid w:val="00FB0942"/>
    <w:rsid w:val="00FB76BA"/>
    <w:rsid w:val="00FC0827"/>
    <w:rsid w:val="00FC134E"/>
    <w:rsid w:val="00FC2D46"/>
    <w:rsid w:val="00FC72EB"/>
    <w:rsid w:val="00FC76DC"/>
    <w:rsid w:val="00FD1943"/>
    <w:rsid w:val="00FD3970"/>
    <w:rsid w:val="00FD4C95"/>
    <w:rsid w:val="00FD5800"/>
    <w:rsid w:val="00FE19B2"/>
    <w:rsid w:val="00FE2067"/>
    <w:rsid w:val="00FE4577"/>
    <w:rsid w:val="00FE67A1"/>
    <w:rsid w:val="00FE6813"/>
    <w:rsid w:val="00FE7F5A"/>
    <w:rsid w:val="00FF1A4B"/>
    <w:rsid w:val="00FF2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522D2EFA"/>
  <w15:chartTrackingRefBased/>
  <w15:docId w15:val="{A9DCCC94-2FE9-4AED-BDAE-490544E2C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Hyperlink" w:uiPriority="99"/>
    <w:lsdException w:name="Strong" w:uiPriority="22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Rel_texto_normal"/>
    <w:qFormat/>
    <w:rsid w:val="00EB5DA0"/>
    <w:pPr>
      <w:spacing w:after="120" w:line="360" w:lineRule="auto"/>
      <w:ind w:firstLine="284"/>
      <w:jc w:val="both"/>
    </w:pPr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bealho1">
    <w:name w:val="Cabeçalho 1"/>
    <w:aliases w:val="Rel_cab1"/>
    <w:basedOn w:val="Normal"/>
    <w:next w:val="Normal"/>
    <w:link w:val="Cabealho1Carter"/>
    <w:autoRedefine/>
    <w:uiPriority w:val="9"/>
    <w:qFormat/>
    <w:rsid w:val="00185C8B"/>
    <w:pPr>
      <w:keepNext/>
      <w:spacing w:before="360" w:after="240"/>
      <w:ind w:firstLine="0"/>
      <w:contextualSpacing/>
      <w:jc w:val="left"/>
      <w:outlineLvl w:val="0"/>
    </w:pPr>
    <w:rPr>
      <w:rFonts w:cs="Arial"/>
      <w:b/>
      <w:bCs/>
      <w:kern w:val="32"/>
      <w:szCs w:val="32"/>
    </w:rPr>
  </w:style>
  <w:style w:type="paragraph" w:customStyle="1" w:styleId="Cabealho2">
    <w:name w:val="Cabeçalho 2"/>
    <w:aliases w:val="Rel_Cab2"/>
    <w:basedOn w:val="Normal"/>
    <w:autoRedefine/>
    <w:qFormat/>
    <w:rsid w:val="00185C8B"/>
    <w:pPr>
      <w:keepNext/>
      <w:spacing w:before="100" w:beforeAutospacing="1" w:after="100" w:afterAutospacing="1"/>
      <w:ind w:firstLine="0"/>
      <w:contextualSpacing/>
      <w:outlineLvl w:val="1"/>
    </w:pPr>
    <w:rPr>
      <w:b/>
      <w:bCs/>
      <w:iCs/>
      <w:lang w:val="es-ES"/>
    </w:rPr>
  </w:style>
  <w:style w:type="paragraph" w:customStyle="1" w:styleId="Cabealho3">
    <w:name w:val="Cabeçalho 3"/>
    <w:aliases w:val="Rel_cab3"/>
    <w:basedOn w:val="Normal"/>
    <w:autoRedefine/>
    <w:qFormat/>
    <w:rsid w:val="00EB5DA0"/>
    <w:pPr>
      <w:keepNext/>
      <w:spacing w:before="240"/>
      <w:outlineLvl w:val="2"/>
    </w:pPr>
    <w:rPr>
      <w:bCs/>
      <w:i/>
      <w:iCs/>
      <w:lang w:val="es-ES"/>
    </w:rPr>
  </w:style>
  <w:style w:type="paragraph" w:customStyle="1" w:styleId="Cabealho5">
    <w:name w:val="Cabeçalho 5"/>
    <w:basedOn w:val="Normal"/>
    <w:next w:val="Normal"/>
    <w:rsid w:val="006A3A0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OC1">
    <w:name w:val="toc 1"/>
    <w:basedOn w:val="Normal"/>
    <w:next w:val="Normal"/>
    <w:autoRedefine/>
    <w:uiPriority w:val="39"/>
    <w:rsid w:val="004566C9"/>
    <w:pPr>
      <w:tabs>
        <w:tab w:val="right" w:leader="dot" w:pos="9016"/>
      </w:tabs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AF4FB7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AF4FB7"/>
    <w:pPr>
      <w:ind w:left="480"/>
    </w:pPr>
    <w:rPr>
      <w:i/>
      <w:iCs/>
      <w:sz w:val="20"/>
      <w:szCs w:val="20"/>
    </w:rPr>
  </w:style>
  <w:style w:type="character" w:styleId="Hyperlink">
    <w:name w:val="Hyperlink"/>
    <w:uiPriority w:val="99"/>
    <w:rsid w:val="00AF4FB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3B3ED0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link w:val="FooterChar"/>
    <w:uiPriority w:val="99"/>
    <w:rsid w:val="003B3ED0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  <w:rsid w:val="003B3ED0"/>
  </w:style>
  <w:style w:type="paragraph" w:styleId="TOC4">
    <w:name w:val="toc 4"/>
    <w:basedOn w:val="Normal"/>
    <w:next w:val="Normal"/>
    <w:autoRedefine/>
    <w:semiHidden/>
    <w:rsid w:val="00AA156B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A156B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A156B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A156B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A156B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A156B"/>
    <w:pPr>
      <w:ind w:left="1920"/>
    </w:pPr>
    <w:rPr>
      <w:sz w:val="18"/>
      <w:szCs w:val="18"/>
    </w:rPr>
  </w:style>
  <w:style w:type="paragraph" w:styleId="FootnoteText">
    <w:name w:val="footnote text"/>
    <w:basedOn w:val="Normal"/>
    <w:semiHidden/>
    <w:rsid w:val="00AF791C"/>
    <w:rPr>
      <w:sz w:val="20"/>
      <w:szCs w:val="20"/>
    </w:rPr>
  </w:style>
  <w:style w:type="character" w:styleId="FootnoteReference">
    <w:name w:val="footnote reference"/>
    <w:semiHidden/>
    <w:rsid w:val="00AF791C"/>
    <w:rPr>
      <w:vertAlign w:val="superscript"/>
    </w:rPr>
  </w:style>
  <w:style w:type="paragraph" w:styleId="BalloonText">
    <w:name w:val="Balloon Text"/>
    <w:basedOn w:val="Normal"/>
    <w:semiHidden/>
    <w:rsid w:val="00946117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sid w:val="001D3EAA"/>
    <w:rPr>
      <w:sz w:val="16"/>
      <w:szCs w:val="16"/>
    </w:rPr>
  </w:style>
  <w:style w:type="paragraph" w:styleId="CommentText">
    <w:name w:val="annotation text"/>
    <w:basedOn w:val="Normal"/>
    <w:semiHidden/>
    <w:rsid w:val="001D3EA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1D3EAA"/>
    <w:rPr>
      <w:b/>
      <w:bCs/>
    </w:rPr>
  </w:style>
  <w:style w:type="paragraph" w:styleId="DocumentMap">
    <w:name w:val="Document Map"/>
    <w:basedOn w:val="Normal"/>
    <w:semiHidden/>
    <w:rsid w:val="003D6AB8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StyleHeading1">
    <w:name w:val="Style Heading 1"/>
    <w:basedOn w:val="Cabealho1"/>
    <w:rsid w:val="0071417A"/>
    <w:rPr>
      <w:sz w:val="28"/>
    </w:rPr>
  </w:style>
  <w:style w:type="paragraph" w:customStyle="1" w:styleId="Style1">
    <w:name w:val="Style1"/>
    <w:basedOn w:val="Cabealho1"/>
    <w:next w:val="BodyText"/>
    <w:autoRedefine/>
    <w:rsid w:val="001E3D1B"/>
    <w:rPr>
      <w:sz w:val="28"/>
    </w:rPr>
  </w:style>
  <w:style w:type="paragraph" w:customStyle="1" w:styleId="StyleTrebuchetMS11ptJustifiedBefore5ptAfter5pt">
    <w:name w:val="Style Trebuchet MS 11 pt Justified Before:  5 pt After:  5 pt ..."/>
    <w:basedOn w:val="Normal"/>
    <w:rsid w:val="000371FA"/>
    <w:pPr>
      <w:spacing w:before="100" w:after="100"/>
    </w:pPr>
    <w:rPr>
      <w:rFonts w:ascii="Trebuchet MS" w:hAnsi="Trebuchet MS"/>
      <w:szCs w:val="20"/>
    </w:rPr>
  </w:style>
  <w:style w:type="paragraph" w:styleId="BodyText">
    <w:name w:val="Body Text"/>
    <w:basedOn w:val="Normal"/>
    <w:link w:val="BodyTextChar"/>
    <w:rsid w:val="00F1775E"/>
    <w:rPr>
      <w:rFonts w:ascii="Trebuchet MS" w:hAnsi="Trebuchet MS"/>
      <w:sz w:val="22"/>
    </w:rPr>
  </w:style>
  <w:style w:type="paragraph" w:customStyle="1" w:styleId="StyleHeading311pt">
    <w:name w:val="Style Heading 3 + 11 pt"/>
    <w:basedOn w:val="Cabealho3"/>
    <w:rsid w:val="000371FA"/>
    <w:pPr>
      <w:ind w:left="567" w:firstLine="0"/>
      <w:contextualSpacing/>
    </w:pPr>
  </w:style>
  <w:style w:type="character" w:customStyle="1" w:styleId="BodyTextChar">
    <w:name w:val="Body Text Char"/>
    <w:link w:val="BodyText"/>
    <w:rsid w:val="00F1775E"/>
    <w:rPr>
      <w:rFonts w:ascii="Trebuchet MS" w:hAnsi="Trebuchet MS"/>
      <w:sz w:val="22"/>
      <w:szCs w:val="24"/>
      <w:lang w:val="pt-PT" w:eastAsia="pt-PT" w:bidi="ar-SA"/>
    </w:rPr>
  </w:style>
  <w:style w:type="paragraph" w:customStyle="1" w:styleId="StyleHeading310ptJustifiedLinespacing15lines">
    <w:name w:val="Style Heading 3 + 10 pt Justified Line spacing:  1.5 lines"/>
    <w:basedOn w:val="Cabealho5"/>
    <w:next w:val="BodyText"/>
    <w:rsid w:val="006A3A0D"/>
    <w:rPr>
      <w:sz w:val="20"/>
      <w:szCs w:val="20"/>
    </w:rPr>
  </w:style>
  <w:style w:type="paragraph" w:styleId="BodyText2">
    <w:name w:val="Body Text 2"/>
    <w:basedOn w:val="Normal"/>
    <w:link w:val="BodyText2Char"/>
    <w:rsid w:val="00472BF7"/>
    <w:pPr>
      <w:spacing w:line="480" w:lineRule="auto"/>
    </w:pPr>
    <w:rPr>
      <w:lang w:val="en-US" w:eastAsia="en-US"/>
    </w:rPr>
  </w:style>
  <w:style w:type="character" w:customStyle="1" w:styleId="BodyText2Char">
    <w:name w:val="Body Text 2 Char"/>
    <w:link w:val="BodyText2"/>
    <w:rsid w:val="00472BF7"/>
    <w:rPr>
      <w:sz w:val="24"/>
      <w:szCs w:val="24"/>
      <w:lang w:val="en-US" w:eastAsia="en-US"/>
    </w:rPr>
  </w:style>
  <w:style w:type="character" w:customStyle="1" w:styleId="HeaderChar">
    <w:name w:val="Header Char"/>
    <w:link w:val="Header"/>
    <w:uiPriority w:val="99"/>
    <w:rsid w:val="00C35AA4"/>
    <w:rPr>
      <w:sz w:val="24"/>
      <w:szCs w:val="24"/>
    </w:rPr>
  </w:style>
  <w:style w:type="character" w:customStyle="1" w:styleId="FooterChar">
    <w:name w:val="Footer Char"/>
    <w:link w:val="Footer"/>
    <w:uiPriority w:val="99"/>
    <w:rsid w:val="00B05461"/>
    <w:rPr>
      <w:sz w:val="24"/>
      <w:szCs w:val="24"/>
    </w:rPr>
  </w:style>
  <w:style w:type="character" w:styleId="Strong">
    <w:name w:val="Strong"/>
    <w:uiPriority w:val="22"/>
    <w:rsid w:val="008D390B"/>
    <w:rPr>
      <w:b/>
      <w:bCs/>
    </w:rPr>
  </w:style>
  <w:style w:type="table" w:customStyle="1" w:styleId="Tablanormal21">
    <w:name w:val="Tabla normal 21"/>
    <w:basedOn w:val="TableNormal"/>
    <w:uiPriority w:val="42"/>
    <w:rsid w:val="008D390B"/>
    <w:rPr>
      <w:rFonts w:ascii="Calibri" w:eastAsia="Calibri" w:hAnsi="Calibri"/>
      <w:lang w:val="es-ES" w:eastAsia="es-ES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styleId="NormalWeb">
    <w:name w:val="Normal (Web)"/>
    <w:basedOn w:val="Normal"/>
    <w:uiPriority w:val="99"/>
    <w:unhideWhenUsed/>
    <w:rsid w:val="008D390B"/>
    <w:pPr>
      <w:spacing w:before="100" w:beforeAutospacing="1" w:after="100" w:afterAutospacing="1"/>
    </w:pPr>
  </w:style>
  <w:style w:type="paragraph" w:styleId="TOCHeading">
    <w:name w:val="TOC Heading"/>
    <w:basedOn w:val="Cabealho1"/>
    <w:next w:val="Normal"/>
    <w:uiPriority w:val="39"/>
    <w:unhideWhenUsed/>
    <w:rsid w:val="00F124E6"/>
    <w:pPr>
      <w:keepLines/>
      <w:spacing w:before="240" w:after="0" w:line="259" w:lineRule="auto"/>
      <w:contextualSpacing w:val="0"/>
      <w:outlineLvl w:val="9"/>
    </w:pPr>
    <w:rPr>
      <w:rFonts w:ascii="Calibri Light" w:hAnsi="Calibri Light" w:cs="Times New Roman"/>
      <w:b w:val="0"/>
      <w:bCs w:val="0"/>
      <w:color w:val="2E74B5"/>
      <w:kern w:val="0"/>
      <w:sz w:val="32"/>
    </w:rPr>
  </w:style>
  <w:style w:type="character" w:customStyle="1" w:styleId="shorttext">
    <w:name w:val="short_text"/>
    <w:rsid w:val="007163AC"/>
  </w:style>
  <w:style w:type="table" w:styleId="TableClassic2">
    <w:name w:val="Table Classic 2"/>
    <w:basedOn w:val="TableNormal"/>
    <w:rsid w:val="007D6D1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t">
    <w:name w:val="st"/>
    <w:rsid w:val="0044170B"/>
  </w:style>
  <w:style w:type="character" w:styleId="UnresolvedMention">
    <w:name w:val="Unresolved Mention"/>
    <w:uiPriority w:val="99"/>
    <w:semiHidden/>
    <w:unhideWhenUsed/>
    <w:rsid w:val="00EC6D24"/>
    <w:rPr>
      <w:color w:val="808080"/>
      <w:shd w:val="clear" w:color="auto" w:fill="E6E6E6"/>
    </w:rPr>
  </w:style>
  <w:style w:type="character" w:customStyle="1" w:styleId="Cabealho1Carter">
    <w:name w:val="Cabeçalho 1 Caráter"/>
    <w:aliases w:val="Rel_cab1 Caráter"/>
    <w:link w:val="Cabealho1"/>
    <w:uiPriority w:val="9"/>
    <w:rsid w:val="00185C8B"/>
    <w:rPr>
      <w:rFonts w:cs="Arial"/>
      <w:b/>
      <w:bCs/>
      <w:kern w:val="32"/>
      <w:sz w:val="24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695A85"/>
  </w:style>
  <w:style w:type="paragraph" w:styleId="EndnoteText">
    <w:name w:val="endnote text"/>
    <w:basedOn w:val="Normal"/>
    <w:link w:val="EndnoteTextChar"/>
    <w:rsid w:val="00695A85"/>
    <w:rPr>
      <w:sz w:val="20"/>
      <w:szCs w:val="20"/>
    </w:rPr>
  </w:style>
  <w:style w:type="character" w:customStyle="1" w:styleId="EndnoteTextChar">
    <w:name w:val="Endnote Text Char"/>
    <w:link w:val="EndnoteText"/>
    <w:rsid w:val="00695A85"/>
    <w:rPr>
      <w:lang w:val="pt-PT" w:eastAsia="pt-PT"/>
    </w:rPr>
  </w:style>
  <w:style w:type="character" w:styleId="EndnoteReference">
    <w:name w:val="endnote reference"/>
    <w:rsid w:val="00695A85"/>
    <w:rPr>
      <w:vertAlign w:val="superscript"/>
    </w:rPr>
  </w:style>
  <w:style w:type="paragraph" w:customStyle="1" w:styleId="RelLegtabelas">
    <w:name w:val="Rel_Leg_tabelas"/>
    <w:basedOn w:val="Normal"/>
    <w:autoRedefine/>
    <w:qFormat/>
    <w:rsid w:val="004A44D5"/>
    <w:pPr>
      <w:spacing w:before="240"/>
    </w:pPr>
    <w:rPr>
      <w:sz w:val="22"/>
      <w:szCs w:val="22"/>
      <w:lang w:val="es-ES"/>
    </w:rPr>
  </w:style>
  <w:style w:type="paragraph" w:customStyle="1" w:styleId="RelLegfiguras">
    <w:name w:val="Rel_Leg_figuras"/>
    <w:basedOn w:val="Normal"/>
    <w:autoRedefine/>
    <w:qFormat/>
    <w:rsid w:val="004A44D5"/>
    <w:pPr>
      <w:spacing w:before="120" w:after="240"/>
      <w:jc w:val="center"/>
    </w:pPr>
    <w:rPr>
      <w:sz w:val="22"/>
      <w:szCs w:val="22"/>
      <w:lang w:val="es-ES"/>
    </w:rPr>
  </w:style>
  <w:style w:type="paragraph" w:customStyle="1" w:styleId="Relbibliografia">
    <w:name w:val="Rel_bibliografia"/>
    <w:basedOn w:val="Normal"/>
    <w:qFormat/>
    <w:rsid w:val="00EB5DA0"/>
    <w:pPr>
      <w:shd w:val="clear" w:color="auto" w:fill="FFFFFF"/>
      <w:ind w:left="567" w:hanging="567"/>
    </w:pPr>
  </w:style>
  <w:style w:type="paragraph" w:customStyle="1" w:styleId="Relresumo">
    <w:name w:val="Rel_resumo"/>
    <w:basedOn w:val="Normal"/>
    <w:autoRedefine/>
    <w:qFormat/>
    <w:rsid w:val="00EB5DA0"/>
    <w:pPr>
      <w:spacing w:after="0" w:line="240" w:lineRule="auto"/>
      <w:ind w:firstLine="0"/>
    </w:pPr>
    <w:rPr>
      <w:sz w:val="22"/>
      <w:szCs w:val="22"/>
    </w:rPr>
  </w:style>
  <w:style w:type="paragraph" w:customStyle="1" w:styleId="Reltabelas">
    <w:name w:val="Rel_tabelas"/>
    <w:basedOn w:val="Normal"/>
    <w:autoRedefine/>
    <w:qFormat/>
    <w:rsid w:val="00EB5DA0"/>
    <w:pPr>
      <w:spacing w:after="0" w:line="240" w:lineRule="auto"/>
      <w:ind w:firstLine="0"/>
      <w:jc w:val="center"/>
    </w:pPr>
    <w:rPr>
      <w:bCs/>
      <w:sz w:val="22"/>
      <w:szCs w:val="22"/>
      <w:lang w:val="es-ES" w:eastAsia="es-ES"/>
    </w:rPr>
  </w:style>
  <w:style w:type="paragraph" w:customStyle="1" w:styleId="Trabresumo">
    <w:name w:val="Trab_resumo"/>
    <w:basedOn w:val="Normal"/>
    <w:autoRedefine/>
    <w:qFormat/>
    <w:rsid w:val="00AE6022"/>
    <w:pPr>
      <w:spacing w:after="0" w:line="240" w:lineRule="auto"/>
      <w:ind w:firstLine="0"/>
    </w:pPr>
    <w:rPr>
      <w:sz w:val="22"/>
      <w:szCs w:val="22"/>
    </w:rPr>
  </w:style>
  <w:style w:type="paragraph" w:customStyle="1" w:styleId="TrabLegtabelas">
    <w:name w:val="Trab_Leg_tabelas"/>
    <w:basedOn w:val="Normal"/>
    <w:autoRedefine/>
    <w:qFormat/>
    <w:rsid w:val="00AE6022"/>
    <w:pPr>
      <w:spacing w:after="0" w:line="240" w:lineRule="auto"/>
      <w:ind w:firstLine="0"/>
      <w:jc w:val="left"/>
    </w:pPr>
    <w:rPr>
      <w:bCs/>
      <w:i/>
      <w:sz w:val="22"/>
      <w:szCs w:val="22"/>
      <w:lang w:val="es-ES"/>
    </w:rPr>
  </w:style>
  <w:style w:type="paragraph" w:customStyle="1" w:styleId="TrabLegfiguras">
    <w:name w:val="Trab_Leg_figuras"/>
    <w:basedOn w:val="Normal"/>
    <w:autoRedefine/>
    <w:qFormat/>
    <w:rsid w:val="00AE6022"/>
    <w:pPr>
      <w:spacing w:before="240"/>
      <w:ind w:firstLine="0"/>
      <w:jc w:val="left"/>
    </w:pPr>
    <w:rPr>
      <w:i/>
      <w:sz w:val="22"/>
      <w:szCs w:val="22"/>
      <w:lang w:val="es-ES"/>
    </w:rPr>
  </w:style>
  <w:style w:type="paragraph" w:customStyle="1" w:styleId="Trabbibliografia">
    <w:name w:val="Trab_bibliografia"/>
    <w:basedOn w:val="Normal"/>
    <w:qFormat/>
    <w:rsid w:val="00AE6022"/>
    <w:pPr>
      <w:shd w:val="clear" w:color="auto" w:fill="FFFFFF"/>
      <w:ind w:left="567" w:hanging="567"/>
    </w:pPr>
  </w:style>
  <w:style w:type="paragraph" w:customStyle="1" w:styleId="Trabtabelas">
    <w:name w:val="Trab_tabelas"/>
    <w:basedOn w:val="Normal"/>
    <w:autoRedefine/>
    <w:qFormat/>
    <w:rsid w:val="00AE6022"/>
    <w:pPr>
      <w:spacing w:line="240" w:lineRule="auto"/>
      <w:ind w:firstLine="0"/>
      <w:jc w:val="left"/>
    </w:pPr>
    <w:rPr>
      <w:b/>
      <w:sz w:val="22"/>
      <w:szCs w:val="22"/>
      <w:lang w:val="es-ES" w:eastAsia="es-ES"/>
    </w:rPr>
  </w:style>
  <w:style w:type="paragraph" w:customStyle="1" w:styleId="Trabcorpotabelas">
    <w:name w:val="Trab_corpo tabelas"/>
    <w:basedOn w:val="Trabresumo"/>
    <w:autoRedefine/>
    <w:qFormat/>
    <w:rsid w:val="00AE6022"/>
    <w:rPr>
      <w:rFonts w:cs="Arial"/>
      <w:i/>
      <w:iCs/>
      <w:color w:val="000000"/>
    </w:rPr>
  </w:style>
  <w:style w:type="paragraph" w:customStyle="1" w:styleId="Titulo3">
    <w:name w:val="Titulo 3"/>
    <w:basedOn w:val="Normal"/>
    <w:link w:val="Titulo3Carter"/>
    <w:autoRedefine/>
    <w:qFormat/>
    <w:rsid w:val="00AE6022"/>
    <w:pPr>
      <w:keepNext/>
      <w:spacing w:before="240"/>
      <w:ind w:firstLine="0"/>
      <w:outlineLvl w:val="2"/>
    </w:pPr>
    <w:rPr>
      <w:b/>
      <w:i/>
      <w:iCs/>
      <w:color w:val="000000"/>
      <w:shd w:val="clear" w:color="auto" w:fill="FFFFFF"/>
    </w:rPr>
  </w:style>
  <w:style w:type="character" w:customStyle="1" w:styleId="Titulo3Carter">
    <w:name w:val="Titulo 3 Caráter"/>
    <w:link w:val="Titulo3"/>
    <w:rsid w:val="00AE6022"/>
    <w:rPr>
      <w:b/>
      <w:i/>
      <w:iCs/>
      <w:color w:val="000000"/>
      <w:sz w:val="24"/>
      <w:szCs w:val="24"/>
      <w:lang w:val="pt-PT" w:eastAsia="pt-PT"/>
    </w:rPr>
  </w:style>
  <w:style w:type="paragraph" w:customStyle="1" w:styleId="Trabfiguras">
    <w:name w:val="Trab_figuras"/>
    <w:basedOn w:val="Trabtabelas"/>
    <w:autoRedefine/>
    <w:qFormat/>
    <w:rsid w:val="00AE6022"/>
  </w:style>
  <w:style w:type="paragraph" w:styleId="Revision">
    <w:name w:val="Revision"/>
    <w:hidden/>
    <w:uiPriority w:val="99"/>
    <w:semiHidden/>
    <w:rsid w:val="000B79A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7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2711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592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1824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7135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603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2146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3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6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Mic16</b:Tag>
    <b:SourceType>JournalArticle</b:SourceType>
    <b:Guid>{0FBD16F0-4427-41DB-A8AD-34888226868B}</b:Guid>
    <b:Title>SQL Server 2016 </b:Title>
    <b:Year>2016</b:Year>
    <b:Author>
      <b:Author>
        <b:NameList>
          <b:Person>
            <b:Last>Microsoft</b:Last>
          </b:Person>
        </b:NameList>
      </b:Author>
    </b:Author>
    <b:JournalName>Microsoft Review</b:JournalName>
    <b:RefOrder>1</b:RefOrder>
  </b:Source>
</b:Sources>
</file>

<file path=customXml/itemProps1.xml><?xml version="1.0" encoding="utf-8"?>
<ds:datastoreItem xmlns:ds="http://schemas.openxmlformats.org/officeDocument/2006/customXml" ds:itemID="{FE2AC27C-8E26-474F-8AA3-FEEED8ECCDD1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741da7a-79c1-417c-b408-16c0bfe99fca}" enabled="1" method="Standard" siteId="{1e355c04-e0a4-42ed-8e2d-7351591f0ef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2544</TotalTime>
  <Pages>35</Pages>
  <Words>5210</Words>
  <Characters>29700</Characters>
  <Application>Microsoft Office Word</Application>
  <DocSecurity>0</DocSecurity>
  <Lines>247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Procedimentos Gerais</vt:lpstr>
      <vt:lpstr>Procedimentos Gerais</vt:lpstr>
    </vt:vector>
  </TitlesOfParts>
  <Company>PT COM</Company>
  <LinksUpToDate>false</LinksUpToDate>
  <CharactersWithSpaces>34841</CharactersWithSpaces>
  <SharedDoc>false</SharedDoc>
  <HLinks>
    <vt:vector size="114" baseType="variant">
      <vt:variant>
        <vt:i4>3407973</vt:i4>
      </vt:variant>
      <vt:variant>
        <vt:i4>117</vt:i4>
      </vt:variant>
      <vt:variant>
        <vt:i4>0</vt:i4>
      </vt:variant>
      <vt:variant>
        <vt:i4>5</vt:i4>
      </vt:variant>
      <vt:variant>
        <vt:lpwstr>https://dre.pt/application/conteudo/430457</vt:lpwstr>
      </vt:variant>
      <vt:variant>
        <vt:lpwstr/>
      </vt:variant>
      <vt:variant>
        <vt:i4>1507376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_Toc160097815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_Toc160097814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_Toc160097813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_Toc160097812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_Toc160097811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_Toc160097810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_Toc160097809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_Toc160097808</vt:lpwstr>
      </vt:variant>
      <vt:variant>
        <vt:i4>1441840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_Toc160097807</vt:lpwstr>
      </vt:variant>
      <vt:variant>
        <vt:i4>1441840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_Toc160097806</vt:lpwstr>
      </vt:variant>
      <vt:variant>
        <vt:i4>1441840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_Toc160097805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_Toc160097804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_Toc160097803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_Toc160097802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_Toc160097801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_Toc160097800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_Toc160097799</vt:lpwstr>
      </vt:variant>
      <vt:variant>
        <vt:i4>2031679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_Toc160097798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Procedimentos Gerais</dc:title>
  <dc:subject/>
  <dc:creator>PT COM</dc:creator>
  <cp:keywords/>
  <dc:description/>
  <cp:lastModifiedBy>David das Neves</cp:lastModifiedBy>
  <cp:revision>13</cp:revision>
  <cp:lastPrinted>2018-02-08T12:14:00Z</cp:lastPrinted>
  <dcterms:created xsi:type="dcterms:W3CDTF">2025-07-28T19:19:00Z</dcterms:created>
  <dcterms:modified xsi:type="dcterms:W3CDTF">2025-09-04T15:44:00Z</dcterms:modified>
</cp:coreProperties>
</file>